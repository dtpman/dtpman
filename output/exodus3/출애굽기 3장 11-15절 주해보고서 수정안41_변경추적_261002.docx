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B5E43" w14:textId="77777777" w:rsidR="00BE7B63" w:rsidRDefault="00BF6FE0" w:rsidP="00AD2FD2">
      <w:pPr>
        <w:keepNext/>
        <w:spacing w:before="400" w:after="100" w:line="240" w:lineRule="auto"/>
        <w:jc w:val="center"/>
      </w:pPr>
      <w:r>
        <w:rPr>
          <w:b/>
          <w:bCs/>
          <w:sz w:val="36"/>
          <w:szCs w:val="36"/>
        </w:rPr>
        <w:t>출애굽기 3:11-15 주해보고서</w:t>
      </w:r>
    </w:p>
    <w:p w14:paraId="255C22FB" w14:textId="77777777" w:rsidR="00BE7B63" w:rsidRDefault="00BF6FE0" w:rsidP="00AD2FD2">
      <w:pPr>
        <w:keepNext/>
        <w:spacing w:after="60" w:line="240" w:lineRule="auto"/>
        <w:jc w:val="center"/>
      </w:pPr>
      <w:r>
        <w:rPr>
          <w:sz w:val="24"/>
          <w:szCs w:val="24"/>
        </w:rPr>
        <w:t>「</w:t>
      </w:r>
      <w:r>
        <w:rPr>
          <w:rFonts w:ascii="SBL Hebrew" w:eastAsia="SBL Hebrew" w:hAnsi="SBL Hebrew" w:cs="SBL Hebrew"/>
          <w:sz w:val="24"/>
          <w:szCs w:val="24"/>
        </w:rPr>
        <w:t xml:space="preserve">זֶה־שְּׁמִי לְעֹלָם‎</w:t>
      </w:r>
      <w:r>
        <w:rPr>
          <w:sz w:val="24"/>
          <w:szCs w:val="24"/>
        </w:rPr>
        <w:t>」 ─ 이름과 임재와 기억</w:t>
      </w:r>
    </w:p>
    <w:p w14:paraId="5AB6CDB9" w14:textId="77777777" w:rsidR="002433A6" w:rsidRDefault="00000000">
      <w:pPr>
        <w:keepNext/>
        <w:spacing w:after="160" w:line="240" w:lineRule="auto"/>
        <w:jc w:val="center"/>
      </w:pPr>
      <w:r>
        <w:t>서울성경신학대학원 M.Div. 윤삼문 ｜ 창세기·출애굽기·레위기(박영복 교수) ｜ 2026학년도 2학기</w:t>
      </w:r>
    </w:p>
    <w:p w14:paraId="4A122AE8" w14:textId="4DDC5DBA" w:rsidR="002433A6" w:rsidRDefault="00BF6FE0" w:rsidP="00626B73">
      <w:pPr>
        <w:widowControl/>
        <w:spacing w:after="60" w:line="240" w:lineRule="auto"/>
        <w:jc w:val="both"/>
      </w:pPr>
      <w:r>
        <w:t xml:space="preserve">출애굽기 3장 11-15절은 부르심 앞에서 물러서는 모세에게 하나님이 당신을 계시하시는 대목이다. 14절의 에흐예 아쉐르 에흐예(</w:t>
      </w:r>
      <w:r>
        <w:rPr>
          <w:rFonts w:ascii="SBL Hebrew" w:eastAsia="SBL Hebrew" w:hAnsi="SBL Hebrew" w:cs="SBL Hebrew"/>
        </w:rPr>
        <w:t xml:space="preserve">אֶהְיֶה אֲשֶׁר אֶהְיֶה‎</w:t>
      </w:r>
      <w:r>
        <w:t xml:space="preserve">)를 사람들은 오랫동안 하나님이 스스로 계시고 영원하시다는 선언으로 읽어 왔다.</w:t>
      </w:r>
      <w:r>
        <w:rPr>
          <w:rStyle w:val="a6"/>
        </w:rPr>
        <w:footnoteReference w:id="1"/>
      </w:r>
      <w:r>
        <w:t xml:space="preserve"> 그러나 모세의 소명 기사 안에는 그 이상이 있다. 하나님의 이름은 존재를 설명하는 정보에 멈추지 않는다. 부족함을 토로하며 물러서는 모세에게 "내가 너와 함께 있으리라" 하신 약속의 동사 에흐예는 14절에서 되풀이되고 15절의 이름 계시로 이어진다. 하나님은 그 이름을 대대로 기억하라고 모세를 거쳐 백성에게 맡기셨다.</w:t>
      </w:r>
    </w:p>
    <w:p>
      <w:pPr>
        <w:widowControl/>
        <w:spacing w:after="60" w:line="240" w:lineRule="auto"/>
        <w:jc w:val="both"/>
      </w:pPr>
      <w:r>
        <w:t xml:space="preserve">이 논지를 뒷받침하는 세 낱말은 본문 자체에 있다. 13절과 15절의 "이름"(쉠, </w:t>
      </w:r>
      <w:r>
        <w:rPr>
          <w:rFonts w:ascii="SBL Hebrew" w:eastAsia="SBL Hebrew" w:hAnsi="SBL Hebrew" w:cs="SBL Hebrew"/>
        </w:rPr>
        <w:t xml:space="preserve">שֵׁם‎</w:t>
      </w:r>
      <w:r>
        <w:t xml:space="preserve">), 12절의 "너와 함께"(임마크, </w:t>
      </w:r>
      <w:r>
        <w:rPr>
          <w:rFonts w:ascii="SBL Hebrew" w:eastAsia="SBL Hebrew" w:hAnsi="SBL Hebrew" w:cs="SBL Hebrew"/>
        </w:rPr>
        <w:t xml:space="preserve">עִמָּךְ‎</w:t>
      </w:r>
      <w:r>
        <w:t xml:space="preserve">), 15절의 "기억"(제케르, </w:t>
      </w:r>
      <w:r>
        <w:rPr>
          <w:rFonts w:ascii="SBL Hebrew" w:eastAsia="SBL Hebrew" w:hAnsi="SBL Hebrew" w:cs="SBL Hebrew"/>
        </w:rPr>
        <w:t xml:space="preserve">זֵכֶר‎</w:t>
      </w:r>
      <w:r>
        <w:t xml:space="preserve">)이다. 밖에서 빌려 온 틀이 아니라 본문이 직접 쓰는 말이다. 따라서 주해도 이 세 낱말을 근거로 삼고, 그 차례를 따라간다.</w:t>
      </w:r>
    </w:p>
    <w:p>
      <w:pPr>
        <w:widowControl/>
        <w:spacing w:after="60" w:line="240" w:lineRule="auto"/>
        <w:jc w:val="both"/>
      </w:pPr>
      <w:r>
        <w:t xml:space="preserve">주해 범위는 이렇다. 크게 보면 모세의 소명 기사 전체, 곧 3장 1절에서 4장 17절까지가 한 단락이다. 3장 1절에서 자리가 호렙으로 옮겨 가고 2절에서 여호와의 사자가 나타나면서 이야기가 열리며, 모세가 이드로에게 돌아가는 4장 18절 바로 앞에서 끝난다. 마소라 본문의 단락 표시도 같은 자리에서 끊긴다.</w:t>
      </w:r>
      <w:r>
        <w:rPr>
          <w:rStyle w:val="a6"/>
        </w:rPr>
        <w:footnoteReference w:id="2"/>
      </w:r>
      <w:r>
        <w:t xml:space="preserve"> 그 안에서 11절부터 15절까지를 하나의 마디로 떼어 냈다. 근거는 본문에 나오는 세 가지다. 우선, 13절은 "그의 이름이 무엇이냐"고 묻고 15절은 "이것이 영원토록 나의 이름이며"라고 답한다. "이름"(쉠)이라는 같은 낱말이 13-15절을 앞뒤에서 묶는다. 다음으로, 10절에서 하나님이 모세를 보내시자 </w:t>
      </w:r>
      <w:del w:id="1028" w:author="Claude" w:date="2026-10-02T08:40:00Z">
        <w:r>
          <w:delText xml:space="preserve">모세가 물러서고 하나님이 안심시키시는 일이 두 번 되풀이된다. 11-12절에서 한 번, 13-15절에서 또 한 번이다.</w:delText>
        </w:r>
      </w:del>
      <w:ins w:id="1029" w:author="Claude" w:date="2026-10-02T08:40:00Z">
        <w:r>
          <w:t xml:space="preserve">모세가 물러서고 하나님이 안심시키시는 일이 거듭되는데, 그 처음 두 번이 11-12절과 13-15절이다. "내가 누구이기에"와 "그의 이름이 무엇이냐", 둘 다 누구냐를 묻는다.</w:t>
        </w:r>
      </w:ins>
      <w:r>
        <w:t xml:space="preserve"> 두 대답이 같은 동사 에흐예를 쓰니(12절, 14절), 11절부터 함께 읽어야 한다. 마지막으로, 16절부터는 15절 말씀이 그대로 이어지지만, </w:t>
      </w:r>
      <w:del w:id="1026" w:author="Claude" w:date="2026-10-02T08:40:00Z">
        <w:r>
          <w:delText xml:space="preserve">하시는 말씀이 이름에서 이제 해야 할 일로 넘어간다</w:delText>
        </w:r>
      </w:del>
      <w:ins w:id="1027" w:author="Claude" w:date="2026-10-02T08:40:00Z">
        <w:r>
          <w:t xml:space="preserve">하시는 말씀이 이름에서 할 일로 넘어간다</w:t>
        </w:r>
      </w:ins>
      <w:r>
        <w:t xml:space="preserve">.</w:t>
      </w:r>
      <w:r>
        <w:rPr>
          <w:rStyle w:val="a6"/>
        </w:rPr>
        <w:footnoteReference w:id="3"/>
      </w:r>
      <w:r>
        <w:t xml:space="preserve"> 이름을 묻고 답하는 일은 여기서 끝난다. 따라서 주해의 경계도 여기로 정했다.</w:t>
      </w:r>
      <w:r>
        <w:rPr>
          <w:rStyle w:val="a6"/>
        </w:rPr>
        <w:footnoteReference w:id="4"/>
      </w:r>
      <w:r>
        <w:t xml:space="preserve"> 다섯 절 밖의 본문은 주해 대상이 아니라 문맥으로만 쓴다. 아래는 히브리어 본문을 직접 옮긴 것이다.</w:t>
      </w:r>
      <w:r>
        <w:rPr>
          <w:rStyle w:val="a6"/>
        </w:rPr>
        <w:footnoteReference w:id="5"/>
      </w:r>
    </w:p>
    <w:p>
      <w:pPr>
        <w:widowControl/>
        <w:spacing w:after="60" w:line="240" w:lineRule="auto"/>
        <w:jc w:val="both"/>
      </w:pPr>
      <w:r>
        <w:t xml:space="preserve">(11) 모세가 하나님께 말하였다. "제가 누구이기에 바로에게 가며, 이스라엘 자손을 애굽에서 이끌어 내겠습니까?" (12) 그분이 말씀하셨다. "내가 반드시 너와 함께 있을 것이다. </w:t>
      </w:r>
      <w:del w:id="1030" w:author="Claude" w:date="2026-10-02T08:40:00Z">
        <w:r>
          <w:delText xml:space="preserve">그리고 이것이 내가 너를 보냈다는 표징이 될 것이니</w:delText>
        </w:r>
      </w:del>
      <w:ins w:id="1031" w:author="Claude" w:date="2026-10-02T08:40:00Z">
        <w:r>
          <w:t xml:space="preserve">그리고 네게는 이것이 내가 너를 보냈다는 표징이 될 것이니</w:t>
        </w:r>
      </w:ins>
      <w:r>
        <w:t xml:space="preserve">, 네가 그 백성을 애굽에서 이끌어 낼 때에 너희가 이 산에서 </w:t>
      </w:r>
      <w:del w:id="1032" w:author="Claude" w:date="2026-10-02T08:40:00Z">
        <w:r>
          <w:delText xml:space="preserve">하나님을 섬기리라." (13)</w:delText>
        </w:r>
      </w:del>
      <w:ins w:id="1033" w:author="Claude" w:date="2026-10-02T08:40:00Z">
        <w:r>
          <w:t xml:space="preserve">하나님을 섬길 것이다." (13)</w:t>
        </w:r>
      </w:ins>
      <w:r>
        <w:t xml:space="preserve"> 모세가 하나님께 말하였다. "보십시오, 제가 이스라엘 자손에게 가서 '너희 조상들의 하나님이 나를 너희에게 보내셨다' 하고 말하면, 그들이 '그의 이름이 무엇이냐' 하고 물을 터인데, 제가 무엇이라고 말하겠습니까?" (14) 하나님이 모세에게 말씀하셨다. "나는 내가 있을 자로 있을 것이다." 또 말씀하셨다. "이스라엘 자손에게 이렇게 말하여라. '에흐예가 나를 너희에게 보내셨다.'" (15) 하나님이 다시 모세에게 말씀하셨다. "이스라엘 자손에게 이렇게 말하여라. '여호와, 너희 조상들의 하나님, 곧 아브라함의 하나님, 이삭의 하나님, 야곱의 하나님이 나를 너희에게 보내셨다.' 이것이 영원토록 나의 이름이며, </w:t>
      </w:r>
      <w:del w:id="1034" w:author="Claude" w:date="2026-10-02T08:40:00Z">
        <w:r>
          <w:delText xml:space="preserve">이것이 대대로 나를 기억할 이름이다.</w:delText>
        </w:r>
      </w:del>
      <w:ins w:id="1035" w:author="Claude" w:date="2026-10-02T08:40:00Z">
        <w:r>
          <w:t xml:space="preserve">이것이 대대로 나를 기억할 칭호다.</w:t>
        </w:r>
      </w:ins>
      <w:r>
        <w:t xml:space="preserve">"</w:t>
      </w:r>
    </w:p>
    <w:p w14:paraId="3604DE2C" w14:textId="77777777" w:rsidR="00BE7B63" w:rsidRDefault="00BF6FE0" w:rsidP="00AD2FD2">
      <w:pPr>
        <w:pStyle w:val="1"/>
        <w:keepNext/>
        <w:keepLines/>
        <w:spacing w:before="300" w:after="120" w:line="240" w:lineRule="auto"/>
      </w:pPr>
      <w:r>
        <w:t>1. 하루치 이름을 물은 사람 ─ 쉠의 물음</w:t>
      </w:r>
    </w:p>
    <w:p w14:paraId="0B2AAF03" w14:textId="678F1047" w:rsidR="002433A6" w:rsidRDefault="00BF6FE0" w:rsidP="00763DF1">
      <w:pPr>
        <w:widowControl/>
        <w:spacing w:after="60" w:line="240" w:lineRule="auto"/>
        <w:jc w:val="both"/>
      </w:pPr>
      <w:r>
        <w:t xml:space="preserve">모세는 하나님의 부름 앞에서 거듭 물러선다. "내가 누구이기에"(3:11), "그의 이름이 무엇이냐"(3:13), "그들이 나를 믿지 아니하며"(4:1), "나는 입이 뻣뻣하고 혀가 둔한 자니이다"(4:10), "보낼 만한 자를 보내소서"(4:13)까지 모두 다섯 번이다. </w:t>
      </w:r>
      <w:del w:id="1036" w:author="Claude" w:date="2026-10-02T08:40:00Z">
        <w:r>
          <w:delText xml:space="preserve">이 글은 그 가운데 앞의 두 번만 다룬다.</w:delText>
        </w:r>
      </w:del>
      <w:ins w:id="1037" w:author="Claude" w:date="2026-10-02T08:40:00Z">
        <w:r>
          <w:t xml:space="preserve">주해는 앞의 두 번에 그치고, 뒤의 세 번은 문맥으로만 쓴다.</w:t>
        </w:r>
      </w:ins>
      <w:r>
        <w:t xml:space="preserve"> 질문한 자의 정체는 애굽에서 도망친 살인자요, 미디안에서 처가살이하던 팔십 노인이었다. 그가 아들에게 준 이름은 게르솜, 곧 "내가 타국에서 나그네가 되었음이라"였다.</w:t>
      </w:r>
      <w:r>
        <w:rPr>
          <w:rStyle w:val="a6"/>
        </w:rPr>
        <w:footnoteReference w:id="6"/>
      </w:r>
      <w:r>
        <w:t xml:space="preserve"> 스스로를 나그네라 부르던 자가 하나님의 이름을 물었다. 그 물음은 당장 맡을 사명에서 나왔다. 히브리 노예들에게 가서 보내신 분이 누구인지 알려야 했다. 백성 앞에 서는 그날 그 자리에 필요한 이름, 이름하여 하루치 이름이다.</w:t>
      </w:r>
      <w:r>
        <w:rPr>
          <w:rStyle w:val="a6"/>
        </w:rPr>
        <w:footnoteReference w:id="7"/>
      </w:r>
      <w:r>
        <w:t xml:space="preserve"> 그럼에도 그 하루치 이름은 가볍지 않다. 바로는 "나는 여호와를 알지 못하니"라고 잘라 말한다(5:2). 여호와를 모른다는 말은 곧 그 권위를 인정하지 않겠다는 말이다. 출애굽기에서 이름을 안다는 것은 그분의 능력과 신실하심을 몸소 겪어서 아는 일이다.</w:t>
      </w:r>
      <w:r>
        <w:rPr>
          <w:rStyle w:val="a6"/>
        </w:rPr>
        <w:footnoteReference w:id="8"/>
      </w:r>
      <w:r>
        <w:t xml:space="preserve"> 13절에서 모세가 백성이 되물을 것을 미리 걱정한 것도 이 때문이다.</w:t>
      </w:r>
    </w:p>
    <w:p w14:paraId="7F88C15B" w14:textId="77777777" w:rsidR="00BE7B63" w:rsidRDefault="00BF6FE0" w:rsidP="00AD2FD2">
      <w:pPr>
        <w:pStyle w:val="1"/>
        <w:keepNext/>
        <w:keepLines/>
        <w:spacing w:before="300" w:after="120" w:line="240" w:lineRule="auto"/>
      </w:pPr>
      <w:r>
        <w:t>2. 같은 동사로 답하시다 ─ 임마크의 약속</w:t>
      </w:r>
    </w:p>
    <w:p w14:paraId="5CB37F00" w14:textId="2773B5B9" w:rsidR="002433A6" w:rsidRDefault="00BF6FE0" w:rsidP="00763DF1">
      <w:pPr>
        <w:widowControl/>
        <w:spacing w:after="60" w:line="240" w:lineRule="auto"/>
        <w:jc w:val="both"/>
      </w:pPr>
      <w:del w:id="1038" w:author="Claude" w:date="2026-10-02T08:40:00Z">
        <w:r>
          <w:delText xml:space="preserve">하루치를 물은 사람은</w:delText>
        </w:r>
      </w:del>
      <w:ins w:id="1039" w:author="Claude" w:date="2026-10-02T08:40:00Z">
        <w:r>
          <w:t xml:space="preserve">하루치 이름을 물은 사람은</w:t>
        </w:r>
      </w:ins>
      <w:r>
        <w:t xml:space="preserve"> 무엇을 받았는가. 하나님이 쓰신 동사에 그 답이 있다. 당장의 물음에, 그날 하루 임기응변으로 끝나지 않는 말씀이 온다. 하나님은 모세가 처음 물러설 때 "내가 반드시 너와 함께 있으리라"(</w:t>
      </w:r>
      <w:r>
        <w:rPr>
          <w:rFonts w:ascii="SBL Hebrew" w:eastAsia="SBL Hebrew" w:hAnsi="SBL Hebrew" w:cs="SBL Hebrew"/>
        </w:rPr>
        <w:t xml:space="preserve">כִּי־אֶהְיֶה עִמָּךְ‎</w:t>
      </w:r>
      <w:r>
        <w:t xml:space="preserve">)고 하신다. 두 절 뒤 이름을 묻는 물음에는 에흐예 아쉐르 에흐예로 답하시니, 두 대답 모두 에흐예, 곧 "내가 있으리라"를 쓰신다. 과연 우연인가. 이 동사 꼴은 출애굽기를 통틀어 네 절(3:12; 3:14; 4:12; 4:15)에만 나오고, 넷 모두 물러서는 모세에게 하나님이 답하시는 말씀 안에 있다.</w:t>
      </w:r>
      <w:r>
        <w:rPr>
          <w:rStyle w:val="a6"/>
        </w:rPr>
        <w:footnoteReference w:id="9"/>
      </w:r>
      <w:r>
        <w:t xml:space="preserve"> 우연이라 보기 어렵다. 그러니 14절에서 하나님이 당신을 밝히신 말씀을 12절의 약속과 </w:t>
      </w:r>
      <w:del w:id="1040" w:author="Claude" w:date="2026-10-02T08:40:00Z">
        <w:r>
          <w:delText xml:space="preserve">떼어 놓고 읽기 어렵다.</w:delText>
        </w:r>
      </w:del>
      <w:ins w:id="1041" w:author="Claude" w:date="2026-10-02T08:40:00Z">
        <w:r>
          <w:t xml:space="preserve">떼어 놓고 읽을 수 없다.</w:t>
        </w:r>
      </w:ins>
      <w:r>
        <w:t xml:space="preserve"> 두 대답은 따로가 아니라 같은 동사로 묶인 하나의 대답이다.</w:t>
      </w:r>
      <w:r>
        <w:rPr>
          <w:rStyle w:val="a6"/>
        </w:rPr>
        <w:footnoteReference w:id="10"/>
      </w:r>
      <w:r>
        <w:t xml:space="preserve"> 문법만으로는 14절의 뜻을 정할 수 없다. 14절의 에흐예는 "있다"라는 동사 하야(</w:t>
      </w:r>
      <w:r>
        <w:rPr>
          <w:rFonts w:ascii="SBL Hebrew" w:eastAsia="SBL Hebrew" w:hAnsi="SBL Hebrew" w:cs="SBL Hebrew"/>
        </w:rPr>
        <w:t xml:space="preserve">היה‎</w:t>
      </w:r>
      <w:r>
        <w:t xml:space="preserve">)의 칼 이크톨(미완료) 일인칭 단수형인데, 히브리어 미완료형은 꼴만으로는 때를 정하지 못한다. 12절은 같은 꼴을 "앞으로 함께 있겠다"는 약속으로 썼다. 다만 에흐예라는 말 자체에 "함께"라는 뜻이 들어 있는 것은 아니다. "너와 함께"(임마크)는 12절에 따로 붙어 있다. </w:t>
      </w:r>
      <w:del w:id="1042" w:author="Claude" w:date="2026-10-02T08:40:00Z">
        <w:r>
          <w:delText xml:space="preserve">그러니 14절도</w:delText>
        </w:r>
      </w:del>
      <w:ins w:id="1043" w:author="Claude" w:date="2026-10-02T08:40:00Z">
        <w:r>
          <w:t xml:space="preserve">그렇다면 14절도</w:t>
        </w:r>
      </w:ins>
      <w:r>
        <w:t xml:space="preserve"> "내가 있을 것이다" 쪽으로 옮기는 편이 앞뒤에 맞는다.</w:t>
      </w:r>
    </w:p>
    <w:p>
      <w:pPr>
        <w:widowControl/>
        <w:spacing w:after="60" w:line="240" w:lineRule="auto"/>
        <w:jc w:val="both"/>
      </w:pPr>
      <w:r>
        <w:t xml:space="preserve">그런데 에흐예 아쉐르 에흐예에는 또 다른 얼굴이 있다. 같은 말을 되받아 쓰는 이런 어법을 학자들은 </w:t>
      </w:r>
      <w:r>
        <w:rPr>
          <w:rFonts w:ascii="Times New Roman" w:eastAsia="Times New Roman" w:hAnsi="Times New Roman" w:cs="Times New Roman"/>
          <w:i/>
          <w:iCs/>
        </w:rPr>
        <w:t xml:space="preserve">idem per idem</w:t>
      </w:r>
      <w:r>
        <w:t xml:space="preserve">이라 부른다. 33장 19절 "나는 은혜 베풀 자에게 은혜를 베풀고"도 같은 짜임이다.</w:t>
      </w:r>
      <w:r>
        <w:rPr>
          <w:rStyle w:val="a6"/>
        </w:rPr>
        <w:footnoteReference w:id="11"/>
      </w:r>
      <w:r>
        <w:t xml:space="preserve"> 이것은 얼버무림이 아니다. 사람의 말로는 하나님을 다 담아낼 수 없다는 것을 그 되풀이가 보여 준다. 그러니 이 말에는 모세와 함께 있겠다는 약속과, 사람의 말에 갇히지 않으시는 </w:t>
      </w:r>
      <w:del w:id="1044" w:author="Claude" w:date="2026-10-02T08:40:00Z">
        <w:r>
          <w:delText xml:space="preserve">자유가 함께 들어 있다.</w:delText>
        </w:r>
      </w:del>
      <w:ins w:id="1045" w:author="Claude" w:date="2026-10-02T08:40:00Z">
        <w:r>
          <w:t xml:space="preserve">자유가 나란히 들어 있다.</w:t>
        </w:r>
      </w:ins>
      <w:r>
        <w:t xml:space="preserve"> 둘은 서로 </w:t>
      </w:r>
      <w:del w:id="1046" w:author="Claude" w:date="2026-10-02T08:40:00Z">
        <w:r>
          <w:delText xml:space="preserve">부딪히지 않는다. 옛 역본들이 이 구절을 저마다 다르게 옮긴 것도 이 때문이다.</w:delText>
        </w:r>
      </w:del>
      <w:ins w:id="1047" w:author="Claude" w:date="2026-10-02T08:40:00Z">
        <w:r>
          <w:t xml:space="preserve">부딪히지 않는다. 함께하신다는 약속은 굳고, 어떻게 함께하실지는 그분이 정하신다. 옛 역본들도 이 구절을 저마다 다르게 옮겼다.</w:t>
        </w:r>
      </w:ins>
      <w:r>
        <w:rPr>
          <w:rStyle w:val="a6"/>
        </w:rPr>
        <w:footnoteReference w:id="12"/>
      </w:r>
    </w:p>
    <w:p>
      <w:pPr>
        <w:widowControl/>
        <w:spacing w:after="60" w:line="240" w:lineRule="auto"/>
        <w:jc w:val="both"/>
      </w:pPr>
      <w:r>
        <w:t xml:space="preserve">12절 뒷부분을 보아도 무게는 "함께 있으리라"는 약속에 실려 있다. "네가 그 백성을 애굽에서 이끌어 낼 때에 너희가 이 산에서 </w:t>
      </w:r>
      <w:del w:id="1048" w:author="Claude" w:date="2026-10-02T08:40:00Z">
        <w:r>
          <w:delText xml:space="preserve">하나님을 섬기리라." 표징은</w:delText>
        </w:r>
      </w:del>
      <w:ins w:id="1049" w:author="Claude" w:date="2026-10-02T08:40:00Z">
        <w:r>
          <w:t xml:space="preserve">하나님을 섬길 것이다." 표징은</w:t>
        </w:r>
      </w:ins>
      <w:r>
        <w:t xml:space="preserve"> 백성을 이끌어 낸 뒤에야 온다.</w:t>
      </w:r>
      <w:r>
        <w:rPr>
          <w:rStyle w:val="a6"/>
        </w:rPr>
        <w:footnoteReference w:id="13"/>
      </w:r>
      <w:r>
        <w:t xml:space="preserve"> 그러니 12절의 모세 손에는 쥘 만한 증거가 없다. 함께 가시겠다는 말씀뿐이다. </w:t>
      </w:r>
      <w:del w:id="1050" w:author="Claude" w:date="2026-10-02T08:40:00Z">
        <w:r>
          <w:delText xml:space="preserve">하나님은 표징을 뒤로 미루셔서</w:delText>
        </w:r>
      </w:del>
      <w:ins w:id="1051" w:author="Claude" w:date="2026-10-02T08:40:00Z">
        <w:r>
          <w:t xml:space="preserve">이 자리에서 하나님은 표징을 뒤로 미루셔서</w:t>
        </w:r>
      </w:ins>
      <w:r>
        <w:t xml:space="preserve"> 모세가 그 약속 하나만 붙들게 하신다. </w:t>
      </w:r>
      <w:del w:id="1052" w:author="Claude" w:date="2026-10-02T08:40:00Z">
        <w:r>
          <w:delText xml:space="preserve">그리고 그 약속은 모세 한 사람에게서 "너희", 곧 이 산에서 하나님을 섬길 온 백성에게로 넓어진다.</w:delText>
        </w:r>
      </w:del>
      <w:ins w:id="1053" w:author="Claude" w:date="2026-10-02T08:40:00Z">
        <w:r>
          <w:t xml:space="preserve">그리고 그 약속이 닿는 곳은 모세 한 사람이 아니라 "너희", 곧 이 산에서 하나님을 섬길 온 백성이다.</w:t>
        </w:r>
      </w:ins>
    </w:p>
    <w:p>
      <w:pPr>
        <w:widowControl/>
        <w:spacing w:after="60" w:line="240" w:lineRule="auto"/>
        <w:jc w:val="both"/>
      </w:pPr>
      <w:r>
        <w:t xml:space="preserve">3장 6-10절에서 하나님은 당신이 누구시며 무엇을 하실지는 말씀하셨으나, 모세가 어떤 사람인지는 한마디도 하지 않으셨다. 모세가 물은 것이 바로 그것이었다. 그런데 "내가 누구이기에"</w:t>
      </w:r>
      <w:del w:id="1054" w:author="Claude" w:date="2026-10-02T08:40:00Z">
        <w:r>
          <w:delText xml:space="preserve">(3:11)에 돌아온 답은</w:delText>
        </w:r>
      </w:del>
      <w:ins w:id="1055" w:author="Claude" w:date="2026-10-02T08:40:00Z">
        <w:r>
          <w:t xml:space="preserve">(3:11)라는 물음에 돌아온 답은</w:t>
        </w:r>
      </w:ins>
      <w:r>
        <w:t xml:space="preserve"> "내가 너와 함께 있으리라"였다. 모세는 자기가 누구냐고 물었는데 하나님은 당신 자신으로 답하셨다. 13절도 마찬가지다. 이름을 물었는데 에흐예 아쉐르 에흐예로 답하신다. 모세는 다섯 번 물러서고, </w:t>
      </w:r>
      <w:del w:id="1056" w:author="Claude" w:date="2026-10-02T08:40:00Z">
        <w:r>
          <w:delText xml:space="preserve">하나님은 다섯 번 다 같은 방법으로 답하신다.</w:delText>
        </w:r>
      </w:del>
      <w:ins w:id="1057" w:author="Claude" w:date="2026-10-02T08:40:00Z">
        <w:r>
          <w:t xml:space="preserve">하나님은 다섯 번 다 같은 방법으로 답하신다. 표징으로 답하신 4장 1절도 다르지 않다. 그 표징은 모세의 자격을 보이려는 것이 아니라, 15절의 그 이름 그대로 "아브라함의 하나님, 이삭의 하나님, 야곱의 하나님 여호와"가 나타난 줄을 믿게 하려는 것이다(4:5).</w:t>
        </w:r>
      </w:ins>
      <w:r>
        <w:t xml:space="preserve"> 소명 기사인데, 하나님이 모세의 자격을 들어 하신 말씀은 찾아볼 수 없다.</w:t>
      </w:r>
    </w:p>
    <w:p>
      <w:pPr>
        <w:widowControl/>
        <w:spacing w:after="60" w:line="240" w:lineRule="auto"/>
        <w:jc w:val="both"/>
      </w:pPr>
      <w:r>
        <w:t xml:space="preserve">하나님은 왜 끝까지 모세에 관해 말씀하지 않으시는가. 한 번이라도 "너는 이런 사람이니 할 수 있다"고 하셨다면, 모세는 자기 자격을 믿고 가야 했을 것이다. 그런데 모세는 스스로 입이 뻣뻣하다고 고백하는 사람이다(4:10). </w:t>
      </w:r>
      <w:del w:id="1058" w:author="Claude" w:date="2026-10-02T08:40:00Z">
        <w:r>
          <w:delText xml:space="preserve">자기 약점을 잘 아는 사람에게 "너는 할 수 있다"는 말은 오래가지 못한다. 약점이 드러나면 그 확신도 함께 무너진다.</w:delText>
        </w:r>
      </w:del>
      <w:ins w:id="1059" w:author="Claude" w:date="2026-10-02T08:40:00Z">
        <w:r>
          <w:t xml:space="preserve">모세에게 둔 근거는 그 고백 한마디에 무너진다.</w:t>
        </w:r>
      </w:ins>
      <w:r>
        <w:t xml:space="preserve"> 하나님이 그렇게 말씀하실 수 없어서가 아니다.</w:t>
      </w:r>
      <w:r>
        <w:rPr>
          <w:rStyle w:val="a6"/>
        </w:rPr>
        <w:footnoteReference w:id="14"/>
      </w:r>
      <w:r>
        <w:t xml:space="preserve"> 하나님은 소명의 근거를 모세에게서 찾지 않고 당신 자신에게서 찾으신다. 그것만이 결코 무너지지 않는 근거다. 모세의 물러섬은 핑계였던가. 그러나 하나님은 네 번째까지 노하지 않으셨다. 다섯 번째에 가서야 노하셨다(4:14). 노하시면서도 모세에게 맡긴 사명을 거두지 않으셨다. 오히려 형 아론을 붙여 주셨다. 아론을 두고는 "그가 말 잘 하는 것을 내가 아노라"(4:14) 하시면서도, 모세를 두고는 다시 "내가 네 입과 그의 입에 함께 있어서"(4:15)라고만 하셨다.</w:t>
      </w:r>
      <w:del w:id="1060" w:author="Claude" w:date="2026-10-02T08:40:00Z">
        <w:r>
          <w:delText xml:space="preserve"> 모세가 거절해도 하나님은 사명을 취소하지 않으셨다.</w:delText>
        </w:r>
      </w:del>
      <w:r>
        <w:t xml:space="preserve"> 하나님은 모세가 어떤 사람인지를 말씀하지 않으셨다. 누가 모세와 함께 가는지를 밝히셨다.</w:t>
      </w:r>
    </w:p>
    <w:p w14:paraId="6D1C13D7" w14:textId="77777777" w:rsidR="00BE7B63" w:rsidRDefault="00BF6FE0" w:rsidP="00AD2FD2">
      <w:pPr>
        <w:pStyle w:val="1"/>
        <w:keepNext/>
        <w:keepLines/>
        <w:spacing w:before="300" w:after="120" w:line="240" w:lineRule="auto"/>
      </w:pPr>
      <w:r>
        <w:lastRenderedPageBreak/>
        <w:t xml:space="preserve">3. 이름을 알려 주시는 자리 ─ 쉠을 주심</w:t>
      </w:r>
    </w:p>
    <w:p w14:paraId="35037887" w14:textId="6C24D6C9" w:rsidR="002433A6" w:rsidRDefault="00BF6FE0" w:rsidP="00763DF1">
      <w:pPr>
        <w:widowControl/>
        <w:spacing w:after="60" w:line="240" w:lineRule="auto"/>
        <w:jc w:val="both"/>
      </w:pPr>
      <w:del w:id="1061" w:author="Claude" w:date="2026-10-02T08:40:00Z">
        <w:r>
          <w:delText xml:space="preserve">12절의 "내가 너와</w:delText>
        </w:r>
      </w:del>
      <w:ins w:id="1062" w:author="Claude" w:date="2026-10-02T08:40:00Z">
        <w:r>
          <w:t xml:space="preserve">12절의 "내가 반드시 너와</w:t>
        </w:r>
      </w:ins>
      <w:r>
        <w:t xml:space="preserve"> 함께 있으리라"는 약속이다. 아직 이름은 아니다. </w:t>
      </w:r>
      <w:del w:id="1063" w:author="Claude" w:date="2026-10-02T08:40:00Z">
        <w:r>
          <w:delText xml:space="preserve">그 약속이 14절과 15절에서 이름이 된다.</w:delText>
        </w:r>
      </w:del>
      <w:ins w:id="1064" w:author="Claude" w:date="2026-10-02T08:40:00Z">
        <w:r>
          <w:t xml:space="preserve">그 약속의 동사가 14절에서 이름처럼 쓰이고, 15절의 이름 계시로 이어진다.</w:t>
        </w:r>
      </w:ins>
      <w:r>
        <w:t xml:space="preserve"> 하나님이 이름을 알려 주시는 자리를 보려면 떨기나무 현장으로 가야 한다. 떨기나무 불꽃은 처음에 구경거리였다. 모세는 "내가 돌이켜 가서 이 큰 광경을 보리라"고 말한다. 구경하는 자였다. 그런데 "여호와께서 그가 보려고 돌이켜 오는 것을 보신지라." 보러 간 사람을 하나님이 먼저 보고 계셨다. 그리고 떨기나무 가운데서 그를 부르신다. "모세야, 모세야."</w:t>
      </w:r>
      <w:r>
        <w:rPr>
          <w:rStyle w:val="a6"/>
        </w:rPr>
        <w:footnoteReference w:id="15"/>
      </w:r>
      <w:r>
        <w:t xml:space="preserve"> 하나님은 당신의 이름을 밝히시기 전에 모세의 이름부터 부르셨다. 구경은 여기서 끝나고 관계가 시작된다.</w:t>
      </w:r>
    </w:p>
    <w:p>
      <w:pPr>
        <w:widowControl/>
        <w:spacing w:after="60" w:line="240" w:lineRule="auto"/>
        <w:jc w:val="both"/>
      </w:pPr>
      <w:r>
        <w:t xml:space="preserve">15절에서 주신 이름이 어떤 이름인지는 애굽을 떠올리면 쉽게 보인다. "애굽의 모든 신을 내가 심판하리라 나는 여호와라"(12:12).</w:t>
      </w:r>
      <w:r>
        <w:rPr>
          <w:rStyle w:val="a6"/>
        </w:rPr>
        <w:footnoteReference w:id="16"/>
      </w:r>
      <w:r>
        <w:t xml:space="preserve"> 신들을 심판하시겠다는 선언이 "나는 여호와라"는 이름으로 끝난다. 여호와는 여러 신 가운데 하나로 불리는 이름이 아니다. 뒤에 이드로도 "여호와는 모든 신보다 크시므로"라고 고백한다(18:11). </w:t>
      </w:r>
      <w:del w:id="1065" w:author="Claude" w:date="2026-10-02T08:40:00Z">
        <w:r>
          <w:delText xml:space="preserve">사람이 함부로 쓸 수도 있는 이름이다.</w:delText>
        </w:r>
      </w:del>
      <w:ins w:id="1066" w:author="Claude" w:date="2026-10-02T08:40:00Z">
        <w:r>
          <w:t xml:space="preserve">그런데도 사람이 함부로 쓸 수 있는 이름이다.</w:t>
        </w:r>
      </w:ins>
      <w:r>
        <w:t xml:space="preserve"> 그래서 열일곱 장 뒤에 "너는 네 하나님 여호와의 이름을 망령되게 부르지 말라"(20:7)는 계명이 나온다.</w:t>
      </w:r>
      <w:r>
        <w:rPr>
          <w:rStyle w:val="a6"/>
        </w:rPr>
        <w:footnoteReference w:id="17"/>
      </w:r>
      <w:r>
        <w:t xml:space="preserve"> 에흐예 아쉐르 에흐예의 되풀이가 보여 주듯, 이름을 알았다고 하나님을 다 안 것이 아니고 마음대로 부릴 수 있게 된 것도 아니다. 그런데도 하나님은 15절에서 이름을 주신다. 부리라고 주신 이름이 아니다. 대대로 기억하고 부르라고 주신 이름이다.</w:t>
      </w:r>
    </w:p>
    <w:p>
      <w:pPr>
        <w:widowControl/>
        <w:spacing w:after="60" w:line="240" w:lineRule="auto"/>
        <w:jc w:val="both"/>
      </w:pPr>
      <w:r>
        <w:t xml:space="preserve">주신 이름이 어떤 모습으로 오는지 보라. "여호와, 너희 조상들의 하나님, 곧 아브라함의 하나님, 이삭의 하나님, 야곱의 하나님." 온 우주를 지으신 분이 당신을 세 사람에게 매인 분으로 소개하신다. 그 셋은 이미 죽은 사람들이다. 그런데도 그분은 여전히 그들의 하나님이시다. 그러므로 12절의 약속은 사람이 취소할 수 있는 약속이 아니다. 그 약속을 이루실 근거는 모세의 자격에도, 백성의 평가에도 있지 않다. 함께 가시는 그분께 있다. 이렇게 사람에게 매이신다고 해서 전능을 내려놓으셨다는 말은 아니다. 전능하신 바로 그분이 "너와 함께"(임마크)의 자리까지 내려오셨다는 말이다.</w:t>
      </w:r>
      <w:r>
        <w:rPr>
          <w:rStyle w:val="a6"/>
        </w:rPr>
        <w:footnoteReference w:id="18"/>
      </w:r>
      <w:r>
        <w:t xml:space="preserve"> 칼빈도 14절에서는 하나님의 자존성을 힘주어 말하고, 15절에서는 그 이름을 아브라함과 맺으신 언약에 잇는다.</w:t>
      </w:r>
      <w:r>
        <w:rPr>
          <w:rStyle w:val="a6"/>
        </w:rPr>
        <w:footnoteReference w:id="19"/>
      </w:r>
    </w:p>
    <w:p w14:paraId="6133B007" w14:textId="77777777" w:rsidR="00BE7B63" w:rsidRDefault="00BF6FE0" w:rsidP="00AD2FD2">
      <w:pPr>
        <w:pStyle w:val="1"/>
        <w:keepNext/>
        <w:keepLines/>
        <w:spacing w:before="300" w:after="120" w:line="240" w:lineRule="auto"/>
      </w:pPr>
      <w:r>
        <w:t>4. 먼저 기억하신 분 ─ 제케르의 뿌리</w:t>
      </w:r>
    </w:p>
    <w:p w14:paraId="19B6B6B5" w14:textId="2104FDA8" w:rsidR="002433A6" w:rsidRDefault="00BF6FE0" w:rsidP="00763DF1">
      <w:pPr>
        <w:widowControl/>
        <w:spacing w:after="60" w:line="240" w:lineRule="auto"/>
        <w:jc w:val="both"/>
      </w:pPr>
      <w:r>
        <w:t xml:space="preserve">알려 주신 이름은 모세 한 사람에게서 끝나지 않는다. 15절이 이름에는 "영원토록"을, 기억에는 "대대로"를 붙이기 때문이다. 판 볼더는 15절 하반절의 두 "이것"이 같은 것을 가리키지 않는다고 본다. 앞의 "이것"은 여호와라는 이름을, 뒤의 "이것"은 바로 앞의 "조상들의 하나님"</w:t>
      </w:r>
      <w:del w:id="1067" w:author="Claude" w:date="2026-10-02T08:40:00Z">
        <w:r>
          <w:delText xml:space="preserve">이라는 호칭을 가리킨다.</w:delText>
        </w:r>
      </w:del>
      <w:ins w:id="1068" w:author="Claude" w:date="2026-10-02T08:40:00Z">
        <w:r>
          <w:t xml:space="preserve">이라는 칭호를 가리킨다.</w:t>
        </w:r>
      </w:ins>
      <w:r>
        <w:rPr>
          <w:rStyle w:val="a6"/>
        </w:rPr>
        <w:footnoteReference w:id="20"/>
      </w:r>
      <w:r>
        <w:t xml:space="preserve"> 이름(</w:t>
      </w:r>
      <w:r>
        <w:rPr>
          <w:rFonts w:ascii="SBL Hebrew" w:eastAsia="SBL Hebrew" w:hAnsi="SBL Hebrew" w:cs="SBL Hebrew"/>
        </w:rPr>
        <w:t xml:space="preserve">שְׁמִי‎</w:t>
      </w:r>
      <w:r>
        <w:t xml:space="preserve">)은 영원토록 남고, 기억(</w:t>
      </w:r>
      <w:r>
        <w:rPr>
          <w:rFonts w:ascii="SBL Hebrew" w:eastAsia="SBL Hebrew" w:hAnsi="SBL Hebrew" w:cs="SBL Hebrew"/>
        </w:rPr>
        <w:t xml:space="preserve">זִכְרִי‎</w:t>
      </w:r>
      <w:r>
        <w:t xml:space="preserve">)은 </w:t>
      </w:r>
      <w:del w:id="1069" w:author="Claude" w:date="2026-10-02T08:40:00Z">
        <w:r>
          <w:delText xml:space="preserve">조상들의 하나님이라는 호칭에 실려 대를 따라 이어진다.</w:delText>
        </w:r>
      </w:del>
      <w:ins w:id="1070" w:author="Claude" w:date="2026-10-02T08:40:00Z">
        <w:r>
          <w:t xml:space="preserve">조상들의 하나님이라는 칭호에 실려 대를 따라 이어진다.</w:t>
        </w:r>
        <w:r>
          <w:rPr>
            <w:rStyle w:val="a6"/>
          </w:rPr>
          <w:footnoteReference w:id="21"/>
        </w:r>
      </w:ins>
      <w:r>
        <w:t xml:space="preserve"> 서로 다른 두 표현이지만 결국 같은 한 분을 가리킨다. 그렇다면 기억한다는 것은 그 이름을 소리로만 간직하는 일이 아니라, 그 이름의 하나님이 누구와 함께 무엇을 하셨는지를 되새기는 일이다.</w:t>
      </w:r>
    </w:p>
    <w:p>
      <w:pPr>
        <w:widowControl/>
        <w:spacing w:after="60" w:line="240" w:lineRule="auto"/>
        <w:jc w:val="both"/>
      </w:pPr>
      <w:r>
        <w:t xml:space="preserve">이 기억이 어디서 비롯되었는지는 바로 앞 본문이 말해 준다. 2장 24-25절에서 하나님은 이스라엘의 신음을 들으시고, </w:t>
      </w:r>
      <w:del w:id="1071" w:author="Claude" w:date="2026-10-02T08:40:00Z">
        <w:r>
          <w:delText xml:space="preserve">언약을 기억하시고(</w:delText>
        </w:r>
      </w:del>
      <w:ins w:id="1072" w:author="Claude" w:date="2026-10-02T08:40:00Z">
        <w:r>
          <w:t xml:space="preserve">아브라함과 이삭과 야곱에게 세운 언약을 기억하시고(</w:t>
        </w:r>
      </w:ins>
      <w:r>
        <w:rPr>
          <w:rFonts w:ascii="SBL Hebrew" w:eastAsia="SBL Hebrew" w:hAnsi="SBL Hebrew" w:cs="SBL Hebrew"/>
        </w:rPr>
        <w:t xml:space="preserve">וַיִּזְכֹּר‎</w:t>
      </w:r>
      <w:r>
        <w:t xml:space="preserve">), 이스라엘 자손을 보시고, 그들의 사정을 아셨다. 둘째 동사 "기억하시고"의 어근 자카르(</w:t>
      </w:r>
      <w:r>
        <w:rPr>
          <w:rFonts w:ascii="SBL Hebrew" w:eastAsia="SBL Hebrew" w:hAnsi="SBL Hebrew" w:cs="SBL Hebrew"/>
        </w:rPr>
        <w:t xml:space="preserve">זכר‎</w:t>
      </w:r>
      <w:r>
        <w:t xml:space="preserve">)가 15절의 </w:t>
      </w:r>
      <w:del w:id="1073" w:author="Claude" w:date="2026-10-02T08:40:00Z">
        <w:r>
          <w:delText xml:space="preserve">"기억"(지크리, </w:delText>
        </w:r>
      </w:del>
      <w:ins w:id="1074" w:author="Claude" w:date="2026-10-02T08:40:00Z">
        <w:r>
          <w:t xml:space="preserve">"기억"(제케르에 접미사가 붙은 지크리, </w:t>
        </w:r>
      </w:ins>
      <w:r>
        <w:rPr>
          <w:rFonts w:ascii="SBL Hebrew" w:eastAsia="SBL Hebrew" w:hAnsi="SBL Hebrew" w:cs="SBL Hebrew"/>
        </w:rPr>
        <w:t xml:space="preserve">זִכְרִי‎</w:t>
      </w:r>
      <w:r>
        <w:t xml:space="preserve">)으로 다시 나온다.</w:t>
      </w:r>
      <w:r>
        <w:rPr>
          <w:rStyle w:val="a6"/>
        </w:rPr>
        <w:footnoteReference w:id="22"/>
      </w:r>
      <w:r>
        <w:t xml:space="preserve"> 그러므로 3장은 이미 언약을 기억하고 움직이기 시작하신 하나님이 모세에게 당신을 밝히시는 장면이다. 먼저 기억하신 분은 하나님이시다. 2장 24절의 그 기억이 3장 15절에서 </w:t>
      </w:r>
      <w:del w:id="1075" w:author="Claude" w:date="2026-10-02T08:40:00Z">
        <w:r>
          <w:delText xml:space="preserve">백성이 대대로 기억할 이름이 된다</w:delText>
        </w:r>
      </w:del>
      <w:ins w:id="1076" w:author="Claude" w:date="2026-10-02T08:40:00Z">
        <w:r>
          <w:t xml:space="preserve">백성이 대대로 기억할 칭호가 된다</w:t>
        </w:r>
      </w:ins>
      <w:r>
        <w:t xml:space="preserve">. 서론에서 하나님이 이 이름을 백성에게 맡기셨다고 한 말의 뜻이 여기에 있다. 백성이 기억하기 전에 하나님이 먼저 기억하셨고, 그래서 백성에게 기억할 것이 생겼다. 그 이름은 백성이 찾아낸 이름이 아니라, 먼저 기억하신 분이 손수 알려 주신 이름이다.</w:t>
      </w:r>
    </w:p>
    <w:p w14:paraId="118BF44E" w14:textId="77777777" w:rsidR="00BE7B63" w:rsidRDefault="00BF6FE0" w:rsidP="00AD2FD2">
      <w:pPr>
        <w:pStyle w:val="1"/>
        <w:keepNext/>
        <w:keepLines/>
        <w:spacing w:before="300" w:after="120" w:line="240" w:lineRule="auto"/>
      </w:pPr>
      <w:r>
        <w:t xml:space="preserve">5. 대대로 이어진 이름 ─ 세 낱말이 합력하는 자리</w:t>
      </w:r>
    </w:p>
    <w:p w14:paraId="14457E5E" w14:textId="04BD6F2A" w:rsidR="002433A6" w:rsidRDefault="00BF6FE0" w:rsidP="00763DF1">
      <w:pPr>
        <w:widowControl/>
        <w:spacing w:after="60" w:line="240" w:lineRule="auto"/>
        <w:jc w:val="both"/>
      </w:pPr>
      <w:del w:id="1077" w:author="Claude" w:date="2026-10-02T08:40:00Z">
        <w:r>
          <w:delText xml:space="preserve">대대로 기억할 이름이라면</w:delText>
        </w:r>
      </w:del>
      <w:ins w:id="1078" w:author="Claude" w:date="2026-10-02T08:40:00Z">
        <w:r>
          <w:t xml:space="preserve">대대로 기억하라고 주신 이름이라면</w:t>
        </w:r>
      </w:ins>
      <w:r>
        <w:t xml:space="preserve">, 그 이름이 정말 대를 이어 가며 어떻게 되었는지 살펴보아야 한다. 성경을 해석하는 무오한 법칙은 성경 자신이다.</w:t>
      </w:r>
      <w:r>
        <w:rPr>
          <w:rStyle w:val="a6"/>
        </w:rPr>
        <w:footnoteReference w:id="23"/>
      </w:r>
      <w:r>
        <w:t xml:space="preserve"> 답도 성경 안에서 찾는다. 먼저 볼 본문은 출애굽기 6장 2-3절이다. 하나님은 족장들에게 전능의 하나님으로는 나타나셨으나 여호와라는 이름으로는 알리지 않으셨다고 하신다. </w:t>
      </w:r>
      <w:del w:id="1079" w:author="Claude" w:date="2026-10-02T08:40:00Z">
        <w:r>
          <w:delText xml:space="preserve">그런데 창세기는 벌써 그 이름을 쓴다. 실마리는 동사에 있다. "부르다"(</w:delText>
        </w:r>
      </w:del>
      <w:ins w:id="1080" w:author="Claude" w:date="2026-10-02T08:40:00Z">
        <w:r>
          <w:t xml:space="preserve">그런데 창세기는 벌써 그 이름을 쓴다. 아브라함도 이삭도 여호와의 이름을 불렀다(창 12:8; 13:4; 21:33; 26:25). 실마리는 동사에 있다. 6장 3절의 동사는 그 "부르다"(</w:t>
        </w:r>
      </w:ins>
      <w:r>
        <w:rPr>
          <w:rFonts w:ascii="SBL Hebrew" w:eastAsia="SBL Hebrew" w:hAnsi="SBL Hebrew" w:cs="SBL Hebrew"/>
        </w:rPr>
        <w:t xml:space="preserve">קָרָא‎</w:t>
      </w:r>
      <w:r>
        <w:t xml:space="preserve">)가 아니라 "알다"(</w:t>
      </w:r>
      <w:r>
        <w:rPr>
          <w:rFonts w:ascii="SBL Hebrew" w:eastAsia="SBL Hebrew" w:hAnsi="SBL Hebrew" w:cs="SBL Hebrew"/>
        </w:rPr>
        <w:t xml:space="preserve">יָדַע‎</w:t>
      </w:r>
      <w:r>
        <w:t xml:space="preserve">)의 니팔형 노다티(</w:t>
      </w:r>
      <w:r>
        <w:rPr>
          <w:rFonts w:ascii="SBL Hebrew" w:eastAsia="SBL Hebrew" w:hAnsi="SBL Hebrew" w:cs="SBL Hebrew"/>
        </w:rPr>
        <w:t xml:space="preserve">נוֹדַעְתִּי‎</w:t>
      </w:r>
      <w:del w:id="1081" w:author="Claude" w:date="2026-10-02T08:40:00Z">
        <w:r>
          <w:delText xml:space="preserve">), 곧 "내가 알려지지 않았다"</w:delText>
        </w:r>
      </w:del>
      <w:ins w:id="1082" w:author="Claude" w:date="2026-10-02T08:40:00Z">
        <w:r>
          <w:t xml:space="preserve">)에 </w:t>
        </w:r>
        <w:r>
          <w:rPr>
            <w:rFonts w:ascii="SBL Hebrew" w:eastAsia="SBL Hebrew" w:hAnsi="SBL Hebrew" w:cs="SBL Hebrew"/>
          </w:rPr>
          <w:t xml:space="preserve">לֹא‎</w:t>
        </w:r>
        <w:r>
          <w:t xml:space="preserve">가 붙은 꼴, 곧 "내가 알려지지 않았다"</w:t>
        </w:r>
      </w:ins>
      <w:r>
        <w:t xml:space="preserve">이다. 창세기와 출애굽기를 한 책으로 이어 읽으면, 이 구절은 족장들이 그 이름을 들어 보지 못했다는 말이 아니라 그 이름이 무엇을 하시는 이름인지 겪어 알지는 못했다는 말이다. 족장들에게 약속으로 들렸던 이름이 출애굽을 거치며 한 민족을 건져 내는 이름으로 드러났다. 보스가 말한 계시의 역사적 진행이 바로 이것이다.</w:t>
      </w:r>
      <w:r>
        <w:rPr>
          <w:rStyle w:val="a6"/>
        </w:rPr>
        <w:footnoteReference w:id="24"/>
      </w:r>
      <w:r>
        <w:t xml:space="preserve"> 3장에서 약속으로 받은 이름은 유월절과 홍해를 지나 십계명 첫머리 "나는 너를 애굽 땅, 종 되었던 집에서 인도하여 낸 네 하나님 여호와니라"(20:2)에서 구원 사건과 하나가 된다. 그리고 "함께 있으리라"는 </w:t>
      </w:r>
      <w:del w:id="1083" w:author="Claude" w:date="2026-10-02T08:40:00Z">
        <w:r>
          <w:delText xml:space="preserve">약속은 실제로 대를 이어 전해졌다. 모세(3:12)</w:delText>
        </w:r>
      </w:del>
      <w:ins w:id="1084" w:author="Claude" w:date="2026-10-02T08:40:00Z">
        <w:r>
          <w:t xml:space="preserve">약속은 실제로 대를 이어 전해졌다. 모세가 처음도 아니다. 이삭(창 26:3)과 야곱(창 31:3)이 먼저 들었으니, 15절이 부르는 "이삭의 하나님, 야곱의 하나님"이 바로 그 약속의 하나님이시다. 모세(3:12)</w:t>
        </w:r>
      </w:ins>
      <w:r>
        <w:t xml:space="preserve"> 다음은 여호수아다. 요단을 건너기 직전 하나님은 여호수아에게 "내가 모세와 함께 있었던 것 같이 너와 함께 있을 것임이니라"(수 1:5) 하신다.</w:t>
      </w:r>
      <w:r>
        <w:rPr>
          <w:rStyle w:val="a6"/>
        </w:rPr>
        <w:footnoteReference w:id="25"/>
      </w:r>
    </w:p>
    <w:p>
      <w:pPr>
        <w:widowControl/>
        <w:spacing w:after="60" w:line="240" w:lineRule="auto"/>
        <w:jc w:val="both"/>
      </w:pPr>
      <w:r>
        <w:t xml:space="preserve">이제 처음의 세 낱말로 돌아간다. 하나님은 이름(쉠)을 알려 주셨다. 함께 있겠다는 약속(임마크)을 주셨고, 대대로 기억(제케르)하라고 백성에게 맡기셨다. 이 셋은 따로 떨어진 주제가 아니다. 「</w:t>
      </w:r>
      <w:r>
        <w:rPr>
          <w:rFonts w:ascii="SBL Hebrew" w:eastAsia="SBL Hebrew" w:hAnsi="SBL Hebrew" w:cs="SBL Hebrew"/>
        </w:rPr>
        <w:t xml:space="preserve">זֶה־שְּׁמִי לְעֹלָם‎</w:t>
      </w:r>
      <w:r>
        <w:t xml:space="preserve">」(제 쉐미 레올람), 곧 "이것이 영원토록 나의 이름이다"라는 한 선언에 한데 모이는 세 가지다. 함께 계심에서 이름이 나오고, </w:t>
      </w:r>
      <w:del w:id="1085" w:author="Claude" w:date="2026-10-02T08:40:00Z">
        <w:r>
          <w:delText xml:space="preserve">이름에서 기억이 나온다</w:delText>
        </w:r>
      </w:del>
      <w:ins w:id="1086" w:author="Claude" w:date="2026-10-02T08:40:00Z">
        <w:r>
          <w:t xml:space="preserve">이름에서 백성의 기억이 나온다</w:t>
        </w:r>
      </w:ins>
      <w:r>
        <w:t xml:space="preserve">. 그리고 이 셋이 향하는 곳은 12절이 </w:t>
      </w:r>
      <w:del w:id="1087" w:author="Claude" w:date="2026-10-02T08:40:00Z">
        <w:r>
          <w:delText xml:space="preserve">표징으로 미리 내다본</w:delText>
        </w:r>
      </w:del>
      <w:ins w:id="1088" w:author="Claude" w:date="2026-10-02T08:40:00Z">
        <w:r>
          <w:t xml:space="preserve">표징으로 내다본</w:t>
        </w:r>
      </w:ins>
      <w:r>
        <w:t xml:space="preserve"> 자리, 곧 백성이 이 산에서 하나님을 섬기는 일이다.</w:t>
      </w:r>
      <w:r>
        <w:rPr>
          <w:rStyle w:val="a6"/>
        </w:rPr>
        <w:footnoteReference w:id="26"/>
      </w:r>
      <w:r>
        <w:t xml:space="preserve"> 이 이름이 오늘의 성도에게 말하는 것은 셋이다.</w:t>
      </w:r>
    </w:p>
    <w:p>
      <w:pPr>
        <w:widowControl/>
        <w:spacing w:after="60" w:line="240" w:lineRule="auto"/>
        <w:jc w:val="both"/>
      </w:pPr>
      <w:r>
        <w:t xml:space="preserve">우선, 하나님을 아는 지식은 사람이 알아낸 결과가 아니다. 모세는 하나님을 찾아 나선 사람이 아니라 양을 치다가 부름받은 사람이었고, 그가 아는 이름도 발견한 이름이 아니라 계시된 이름이었다. 신앙의 자리에서 이 말은 경계이자 위로가 된다. 성도가 아는 만큼만 하나님을 붙들 수 있다면 그 앎은 좁아지기 쉽다. 아는 만큼만 하나님을 보고, 끝내 보고 싶은 것만 보게 된다. 그러나 이 본문은 성도가 붙잡기 전에 하나님이 먼저 붙드셨다고 말한다.</w:t>
      </w:r>
    </w:p>
    <w:p>
      <w:pPr>
        <w:widowControl/>
        <w:spacing w:after="60" w:line="240" w:lineRule="auto"/>
        <w:jc w:val="both"/>
      </w:pPr>
      <w:r>
        <w:t xml:space="preserve">다음으로, 부르심의 근거는 부름받은 사람의 자격이나 능력에 있지 않다. 자기를 돌아볼 줄 아는 사람일수록 모자람을 이유로 사명에서 물러서기 쉽다. 모세가 다섯 번 그리하였고, 하나님은 다섯 번 다 그의 자격이 아니라 </w:t>
      </w:r>
      <w:del w:id="1089" w:author="Claude" w:date="2026-10-02T08:40:00Z">
        <w:r>
          <w:delText xml:space="preserve">당신의 동행으로 답하셨다</w:delText>
        </w:r>
      </w:del>
      <w:ins w:id="1090" w:author="Claude" w:date="2026-10-02T08:40:00Z">
        <w:r>
          <w:t xml:space="preserve">당신 자신으로 답하셨다</w:t>
        </w:r>
      </w:ins>
      <w:r>
        <w:t xml:space="preserve">. 자기 능력과 됨됨이를 돌아보는 일이 쓸데없다는 말은 아니다. 사명의 근거를 어디에 두느냐의 문제다. </w:t>
      </w:r>
      <w:del w:id="1091" w:author="Claude" w:date="2026-10-02T08:40:00Z">
        <w:r>
          <w:delText xml:space="preserve">오늘 부름 앞에서 물러서는 성도가 물어야 할 것도</w:delText>
        </w:r>
      </w:del>
      <w:ins w:id="1092" w:author="Claude" w:date="2026-10-02T08:40:00Z">
        <w:r>
          <w:t xml:space="preserve">오늘 부름 앞에서 물러서는 성도에게 이 본문이 돌려주는 물음도</w:t>
        </w:r>
      </w:ins>
      <w:r>
        <w:t xml:space="preserve"> 자기가 누구인가가 아니라, 함께 가시는 분이 누구신가이다.</w:t>
      </w:r>
    </w:p>
    <w:p>
      <w:pPr>
        <w:widowControl/>
        <w:spacing w:after="60" w:line="240" w:lineRule="auto"/>
        <w:jc w:val="both"/>
      </w:pPr>
      <w:r>
        <w:t xml:space="preserve">마지막으로, 예배는 기억에서 나온다. 이스라엘의 기억은 먼저 기억하신 하나님을 뒤따르는 일이었다. 출애굽기는 그 기억을 예배로 지키게 한다. 유월절을 두고 "너희는 이 날을 기념하여 여호와의 절기를 삼아 영원한 규례로 대대로 지킬지니라"(12:14) 한다. "기념"(</w:t>
      </w:r>
      <w:r>
        <w:rPr>
          <w:rFonts w:ascii="SBL Hebrew" w:eastAsia="SBL Hebrew" w:hAnsi="SBL Hebrew" w:cs="SBL Hebrew"/>
        </w:rPr>
        <w:t xml:space="preserve">זִכָּרוֹן‎</w:t>
      </w:r>
      <w:r>
        <w:t xml:space="preserve">), "영원한"(</w:t>
      </w:r>
      <w:r>
        <w:rPr>
          <w:rFonts w:ascii="SBL Hebrew" w:eastAsia="SBL Hebrew" w:hAnsi="SBL Hebrew" w:cs="SBL Hebrew"/>
        </w:rPr>
        <w:t xml:space="preserve">עוֹלָם‎</w:t>
      </w:r>
      <w:r>
        <w:t xml:space="preserve">), "대대로"(</w:t>
      </w:r>
      <w:r>
        <w:rPr>
          <w:rFonts w:ascii="SBL Hebrew" w:eastAsia="SBL Hebrew" w:hAnsi="SBL Hebrew" w:cs="SBL Hebrew"/>
        </w:rPr>
        <w:t xml:space="preserve">דֹּר‎</w:t>
      </w:r>
      <w:r>
        <w:t xml:space="preserve">)는 모두 15절의 낱말과 뿌리가 같다. 백성은 그 이름의 하나님을 </w:t>
      </w:r>
      <w:del w:id="1093" w:author="Claude" w:date="2026-10-02T08:40:00Z">
        <w:r>
          <w:delText xml:space="preserve">유월절 절기로</w:delText>
        </w:r>
      </w:del>
      <w:ins w:id="1094" w:author="Claude" w:date="2026-10-02T08:40:00Z">
        <w:r>
          <w:t xml:space="preserve">유월절로</w:t>
        </w:r>
      </w:ins>
      <w:r>
        <w:t xml:space="preserve"> 대대로 기억하고, 자녀가 "이 예식이 무슨 뜻이냐"고 물으면 그 밤의 일을 말해 준다(12:26-27). 오늘의 예배도 하나님이 하신 일을 되새기는 데서 나온다. 그러나 기억의 시작은 예배가 아니다. 하나님이 먼저 하신 일이다.</w:t>
      </w:r>
    </w:p>
    <w:p>
      <w:pPr>
        <w:widowControl/>
        <w:spacing w:after="60" w:line="240" w:lineRule="auto"/>
        <w:jc w:val="both"/>
      </w:pPr>
      <w:del w:id="7065" w:author="Claude" w:date="2026-10-02T09:30:00Z">
        <w:r>
          <w:delText xml:space="preserve">본인은 기도하다가 히브리어로 외워 둔 두 구절, </w:delText>
        </w:r>
      </w:del>
      <w:ins w:id="7066" w:author="Claude" w:date="2026-10-02T09:30:00Z">
        <w:r>
          <w:t xml:space="preserve">본인은 히브리어를 공부하며 외워 둔 </w:t>
        </w:r>
      </w:ins>
      <w:r>
        <w:t xml:space="preserve">「</w:t>
      </w:r>
      <w:r>
        <w:rPr>
          <w:rFonts w:ascii="SBL Hebrew" w:eastAsia="SBL Hebrew" w:hAnsi="SBL Hebrew" w:cs="SBL Hebrew"/>
        </w:rPr>
        <w:t xml:space="preserve">הוּא צוּרִי וִישׁוּעָתִי‎</w:t>
      </w:r>
      <w:r>
        <w:t xml:space="preserve">」(그는 나의 반석이요 나의 구원이시다, 시 62:2[마소라 본문 </w:t>
      </w:r>
      <w:del w:id="7067" w:author="Claude" w:date="2026-10-02T09:30:00Z">
        <w:r>
          <w:delText xml:space="preserve">62:3])와 </w:delText>
        </w:r>
      </w:del>
      <w:ins w:id="7068" w:author="Claude" w:date="2026-10-02T09:30:00Z">
        <w:r>
          <w:t xml:space="preserve">62:3])가 기도 중에 강하게 떠오르고, 이어서 </w:t>
        </w:r>
      </w:ins>
      <w:r>
        <w:t xml:space="preserve">「</w:t>
      </w:r>
      <w:r>
        <w:rPr>
          <w:rFonts w:ascii="SBL Hebrew" w:eastAsia="SBL Hebrew" w:hAnsi="SBL Hebrew" w:cs="SBL Hebrew"/>
        </w:rPr>
        <w:t xml:space="preserve">זֶה־שְּׁמִי לְעֹלָם‎</w:t>
      </w:r>
      <w:r>
        <w:t xml:space="preserve">」</w:t>
      </w:r>
      <w:del w:id="7069" w:author="Claude" w:date="2026-10-02T09:30:00Z">
        <w:r>
          <w:delText xml:space="preserve">이 한꺼번에 떠오른 일이 있다.</w:delText>
        </w:r>
      </w:del>
      <w:ins w:id="7070" w:author="Claude" w:date="2026-10-02T09:30:00Z">
        <w:r>
          <w:t xml:space="preserve">이 가슴에 사무치게 떠오른 일이 있다.</w:t>
        </w:r>
      </w:ins>
      <w:r>
        <w:t xml:space="preserve"> 성령께서 생각나게 하신 것인가 하여 사나흘을 끙끙거리다 성경을 펴 보고서야 알았다. 나의 반석이요 구원이신 그분이 누구시냐는 물음의 답이 바로 영원토록 기억될 그 이름이었다. 모세에게 이 이름이 무엇이었을지, 그것이 지금 본인과 </w:t>
      </w:r>
      <w:del w:id="8071" w:author="Claude" w:date="2026-10-02T09:50:00Z">
        <w:r>
          <w:delText xml:space="preserve">무슨 상관이 있는지는 그다음 물음이었다.</w:delText>
        </w:r>
      </w:del>
      <w:ins w:id="8072" w:author="Claude" w:date="2026-10-02T09:50:00Z">
        <w:r>
          <w:t xml:space="preserve">무슨 상관이 있는지는 그다음 물음이었다. 쉰하나에 사업이 아니라 신학을 붙든 본인의 물음도 처음에는 "내가 누구이기에"였다. 이 본문이 본인에게 돌려준 것은 본인이 누구인가에 대한 답이 아니라, 누가 함께 가시는가에 대한 답이었다.</w:t>
        </w:r>
      </w:ins>
    </w:p>
    <w:p>
      <w:pPr>
        <w:widowControl/>
        <w:spacing w:after="60" w:line="240" w:lineRule="auto"/>
        <w:jc w:val="both"/>
      </w:pPr>
      <w:r>
        <w:t xml:space="preserve">우리의 말은 하나님의 어떠하심을 다 형용하지 못한다. 이 글의 설명도 다르지 않다. 모세가 하루치 이름을 물었을 때 하나님은 영원한 이름을 주셨다. 모세의 때나 지금이나 그 이름은 우리에게 주어져 있고, 그 이름의 하나님은 우리와 함께하신다. 그 이름은 우리의 자격보다 앞서 주어졌다. </w:t>
      </w:r>
      <w:del w:id="1095" w:author="Claude" w:date="2026-10-02T08:40:00Z">
        <w:r>
          <w:delText xml:space="preserve">그러니 모세처럼 여러 번 물러설 일이 아니다. 함께하시는 그분의 이름을 믿고, 모세가 끝내 그러했듯 부름의 길을 오늘 하루씩 순종으로 걸어갈 일이다. 순종할 힘도</w:delText>
        </w:r>
      </w:del>
      <w:ins w:id="1096" w:author="Claude" w:date="2026-10-02T08:40:00Z">
        <w:r>
          <w:t xml:space="preserve">모세가 여러 번 물러섰어도 하나님은 그 이름을 거두지 않으셨고, 모세는 끝내 함께하시는 그분의 이름을 믿고 부름의 길을 하루씩 걸었다. 오늘 부름 앞에 선 성도가 순종할 힘도</w:t>
        </w:r>
      </w:ins>
      <w:r>
        <w:t xml:space="preserve">, 그렇게 사는 까닭도 이 이름에 있다. </w:t>
      </w:r>
      <w:r>
        <w:rPr>
          <w:rFonts w:ascii="SBL Hebrew" w:eastAsia="SBL Hebrew" w:hAnsi="SBL Hebrew" w:cs="SBL Hebrew"/>
        </w:rPr>
        <w:t xml:space="preserve">זֶה־שְּׁמִי לְעֹלָם‎</w:t>
      </w:r>
      <w:r>
        <w:t xml:space="preserve">.</w:t>
      </w:r>
    </w:p>
    <w:sectPr w:rsidR="002433A6" w:rsidSect="007E12C7">
      <w:footerReference w:type="default" r:id="rId7"/>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2F44D" w14:textId="77777777" w:rsidR="009F674F" w:rsidRDefault="009F674F">
      <w:pPr>
        <w:spacing w:line="240" w:lineRule="auto"/>
      </w:pPr>
      <w:r>
        <w:separator/>
      </w:r>
    </w:p>
  </w:endnote>
  <w:endnote w:type="continuationSeparator" w:id="0">
    <w:p w14:paraId="0A71C038" w14:textId="77777777" w:rsidR="009F674F" w:rsidRDefault="009F67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함초롬바탕">
    <w:panose1 w:val="020B0804000101010101"/>
    <w:charset w:val="81"/>
    <w:family w:val="moder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SBL Hebrew">
    <w:panose1 w:val="02000000000000000000"/>
    <w:charset w:val="00"/>
    <w:family w:val="auto"/>
    <w:pitch w:val="variable"/>
    <w:sig w:usb0="8000086F" w:usb1="4000204A" w:usb2="00000000" w:usb3="00000000" w:csb0="00000021"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B95B5" w14:textId="77777777" w:rsidR="00FE3E17" w:rsidRDefault="00BF6FE0">
    <w:pPr>
      <w:jc w:val="center"/>
    </w:pPr>
    <w:r>
      <w:rPr>
        <w:sz w:val="18"/>
        <w:szCs w:val="18"/>
      </w:rPr>
      <w:fldChar w:fldCharType="begin"/>
    </w:r>
    <w:r>
      <w:rPr>
        <w:sz w:val="18"/>
        <w:szCs w:val="18"/>
      </w:rPr>
      <w:instrText>PAGE</w:instrText>
    </w:r>
    <w:r>
      <w:rPr>
        <w:sz w:val="18"/>
        <w:szCs w:val="18"/>
      </w:rPr>
      <w:fldChar w:fldCharType="separate"/>
    </w:r>
    <w:r w:rsidR="00AA41F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AF8AE" w14:textId="77777777" w:rsidR="009F674F" w:rsidRDefault="009F674F">
      <w:pPr>
        <w:spacing w:line="240" w:lineRule="auto"/>
      </w:pPr>
      <w:r>
        <w:separator/>
      </w:r>
    </w:p>
  </w:footnote>
  <w:footnote w:type="continuationSeparator" w:id="0">
    <w:p w14:paraId="164C47BF" w14:textId="77777777" w:rsidR="009F674F" w:rsidRDefault="009F674F">
      <w:pPr>
        <w:spacing w:line="240" w:lineRule="auto"/>
      </w:pPr>
      <w:r>
        <w:continuationSeparator/>
      </w:r>
    </w:p>
  </w:footnote>
  <w:footnote w:id="1">
    <w:p w14:paraId="6CC62C0B" w14:textId="77777777" w:rsidR="00BE7B63" w:rsidRDefault="00BF6FE0">
      <w:pPr>
        <w:pStyle w:val="a7"/>
        <w:jc w:val="both"/>
      </w:pPr>
      <w:r>
        <w:rPr>
          <w:rStyle w:val="a6"/>
        </w:rPr>
        <w:footnoteRef/>
      </w:r>
      <w:r>
        <w:t xml:space="preserve">이 독법의 내력과 역본마다 옮긴 방식은 </w:t>
      </w:r>
      <w:del w:id="6029" w:author="Claude" w:date="2026-10-02T08:40:00Z">
        <w:r>
          <w:delText xml:space="preserve">권성달, "출애굽기 3:14의 번역에 대한 언어학적 고찰─'에흐예'를 중심으로," 「성경원문연구」</w:delText>
        </w:r>
      </w:del>
      <w:ins w:id="6030" w:author="Claude" w:date="2026-10-02T08:40:00Z">
        <w:r>
          <w:t xml:space="preserve">권성달, 「출애굽기 3:14의 번역에 대한 언어학적 고찰─'에흐예'를 중심으로」, 『성경원문연구』</w:t>
        </w:r>
      </w:ins>
      <w:r>
        <w:t xml:space="preserve"> 26 (2010): 7-31을 보라.</w:t>
      </w:r>
    </w:p>
  </w:footnote>
  <w:footnote w:id="2">
    <w:p w14:paraId="0994897A" w14:textId="77777777" w:rsidR="00BE7B63" w:rsidRDefault="00BF6FE0">
      <w:pPr>
        <w:pStyle w:val="a7"/>
        <w:jc w:val="both"/>
      </w:pPr>
      <w:r>
        <w:rPr>
          <w:rStyle w:val="a6"/>
        </w:rPr>
        <w:footnoteRef/>
      </w:r>
      <w:r>
        <w:t xml:space="preserve">마소라 본문의 단락 표시(</w:t>
      </w:r>
      <w:r>
        <w:rPr>
          <w:rFonts w:ascii="SBL Hebrew" w:eastAsia="SBL Hebrew" w:hAnsi="SBL Hebrew" w:cs="SBL Hebrew"/>
        </w:rPr>
        <w:t xml:space="preserve">ס‎</w:t>
      </w:r>
      <w:r>
        <w:t xml:space="preserve">·</w:t>
      </w:r>
      <w:r>
        <w:rPr>
          <w:rFonts w:ascii="SBL Hebrew" w:eastAsia="SBL Hebrew" w:hAnsi="SBL Hebrew" w:cs="SBL Hebrew"/>
        </w:rPr>
        <w:t xml:space="preserve">פ‎</w:t>
      </w:r>
      <w:r>
        <w:t xml:space="preserve">) 기준. 2장 22절 뒤 </w:t>
      </w:r>
      <w:r>
        <w:rPr>
          <w:rFonts w:ascii="SBL Hebrew" w:eastAsia="SBL Hebrew" w:hAnsi="SBL Hebrew" w:cs="SBL Hebrew"/>
        </w:rPr>
        <w:t xml:space="preserve">פ‎</w:t>
      </w:r>
      <w:r>
        <w:t xml:space="preserve">, 2장 25절 뒤 </w:t>
      </w:r>
      <w:r>
        <w:rPr>
          <w:rFonts w:ascii="SBL Hebrew" w:eastAsia="SBL Hebrew" w:hAnsi="SBL Hebrew" w:cs="SBL Hebrew"/>
        </w:rPr>
        <w:t xml:space="preserve">ס‎</w:t>
      </w:r>
      <w:r>
        <w:t xml:space="preserve">, 4장 17절 뒤 </w:t>
      </w:r>
      <w:r>
        <w:rPr>
          <w:rFonts w:ascii="SBL Hebrew" w:eastAsia="SBL Hebrew" w:hAnsi="SBL Hebrew" w:cs="SBL Hebrew"/>
        </w:rPr>
        <w:t xml:space="preserve">פ‎</w:t>
      </w:r>
      <w:r>
        <w:t xml:space="preserve">가 있고 그 사이에는 표시가 없다(레닌그라드 사본, 로고스).</w:t>
      </w:r>
    </w:p>
  </w:footnote>
  <w:footnote w:id="3">
    <w:p w14:paraId="226ABAF4" w14:textId="77777777" w:rsidR="00BE7B63" w:rsidRDefault="00BF6FE0">
      <w:pPr>
        <w:pStyle w:val="a7"/>
        <w:jc w:val="both"/>
      </w:pPr>
      <w:r>
        <w:rPr>
          <w:rStyle w:val="a6"/>
        </w:rPr>
        <w:footnoteRef/>
      </w:r>
      <w:r>
        <w:t xml:space="preserve">"이렇게 말하여라"(14·15절)는 </w:t>
      </w:r>
      <w:del w:id="6031" w:author="Claude" w:date="2026-10-02T08:40:00Z">
        <w:r>
          <w:delText xml:space="preserve">16절 "그들에게 말하기를"</w:delText>
        </w:r>
      </w:del>
      <w:ins w:id="6032" w:author="Claude" w:date="2026-10-02T08:40:00Z">
        <w:r>
          <w:t xml:space="preserve">16절 "그들에게 말하여라"</w:t>
        </w:r>
      </w:ins>
      <w:r>
        <w:t xml:space="preserve">로 이어지지만, 16절은 이름이 아니라 하나님이 돌보신 일(</w:t>
      </w:r>
      <w:r>
        <w:rPr>
          <w:rFonts w:ascii="SBL Hebrew" w:eastAsia="SBL Hebrew" w:hAnsi="SBL Hebrew" w:cs="SBL Hebrew"/>
        </w:rPr>
        <w:t xml:space="preserve">פָּקֹד פָּקַדְתִּי‎</w:t>
      </w:r>
      <w:r>
        <w:t xml:space="preserve">)로 이야기를 옮긴다. 소명 기사 전체(3:1-4:17)에서 "이름"(쉠)은 13절과 15절에만 나온다.</w:t>
      </w:r>
    </w:p>
  </w:footnote>
  <w:footnote w:id="4">
    <w:p w14:paraId="7392EDDE" w14:textId="77777777" w:rsidR="00BE7B63" w:rsidRDefault="00BF6FE0">
      <w:pPr>
        <w:pStyle w:val="a7"/>
        <w:jc w:val="both"/>
      </w:pPr>
      <w:r>
        <w:rPr>
          <w:rStyle w:val="a6"/>
        </w:rPr>
        <w:footnoteRef/>
      </w:r>
      <w:r>
        <w:t xml:space="preserve">3장 7절부터 10절까지는 </w:t>
      </w:r>
      <w:del w:id="6033" w:author="Claude" w:date="2026-10-02T08:40:00Z">
        <w:r>
          <w:delText xml:space="preserve">말하는 이가 바뀌지 않는</w:delText>
        </w:r>
      </w:del>
      <w:ins w:id="6034" w:author="Claude" w:date="2026-10-02T08:40:00Z">
        <w:r>
          <w:t xml:space="preserve">화자가 바뀌지 않는</w:t>
        </w:r>
      </w:ins>
      <w:r>
        <w:t xml:space="preserve"> 한 말씀이라, 10절만 떼면 말씀을 중간에서 자르게 된다. 11-15절은 "말하였다"는 표시가 여섯 번 나오는 한 대화다. 10절은 이 대화의 계기이므로 문맥으로만 다룬다. 6절은 이름을 묻기 전의 자기소개라 </w:t>
      </w:r>
      <w:del w:id="6035" w:author="Claude" w:date="2026-10-02T08:40:00Z">
        <w:r>
          <w:delText xml:space="preserve">같은 이유로 넣지 않는다.</w:delText>
        </w:r>
      </w:del>
      <w:ins w:id="6036" w:author="Claude" w:date="2026-10-02T08:40:00Z">
        <w:r>
          <w:t xml:space="preserve">역시 문맥으로만 다룬다.</w:t>
        </w:r>
      </w:ins>
    </w:p>
  </w:footnote>
  <w:footnote w:id="5">
    <w:p w14:paraId="66BC4592" w14:textId="77777777" w:rsidR="00BE7B63" w:rsidRDefault="00BF6FE0">
      <w:pPr>
        <w:pStyle w:val="a7"/>
        <w:jc w:val="both"/>
      </w:pPr>
      <w:r>
        <w:rPr>
          <w:rStyle w:val="a6"/>
        </w:rPr>
        <w:footnoteRef/>
      </w:r>
      <w:r>
        <w:t xml:space="preserve">사역(私譯)이다. 저본은 마소라 본문(레닌그라드 사본, 로고스)이다. 14절 상반절의 에흐예는 앞날을 말하면서도 뜻을 열어 두는 말투를 살려 옮겼고, 하반절의 홀로 선 에흐예는 이름처럼 쓰였으므로 소리 나는 대로 적었다. 개역개정 "스스로 있는 자"는 자존 쪽을, 새번역 "나는 곧 나다"는 되받아 쓰는 어법 쪽을 살린 번역이다.</w:t>
      </w:r>
    </w:p>
  </w:footnote>
  <w:footnote w:id="6">
    <w:p w14:paraId="478F0A55" w14:textId="77777777" w:rsidR="00BE7B63" w:rsidRDefault="00BF6FE0">
      <w:pPr>
        <w:pStyle w:val="a7"/>
        <w:jc w:val="both"/>
      </w:pPr>
      <w:r>
        <w:rPr>
          <w:rStyle w:val="a6"/>
        </w:rPr>
        <w:footnoteRef/>
      </w:r>
      <w:r>
        <w:t xml:space="preserve">출 2:12, 15, 22; 3:1; 7:7. 게르솜은 흔히 "거기 나그네"라는 뜻으로 풀이한다.</w:t>
      </w:r>
    </w:p>
  </w:footnote>
  <w:footnote w:id="7">
    <w:p w14:paraId="558C490D" w14:textId="77777777" w:rsidR="00BE7B63" w:rsidRDefault="00BF6FE0">
      <w:pPr>
        <w:pStyle w:val="a7"/>
        <w:jc w:val="both"/>
      </w:pPr>
      <w:r>
        <w:rPr>
          <w:rStyle w:val="a6"/>
        </w:rPr>
        <w:footnoteRef/>
      </w:r>
      <w:r>
        <w:t xml:space="preserve">"하루치 이름"은 본문에 나오는 말이 아니라 이 글이 붙인 표현이다. 모세가 이름을 하찮게 여겼다거나 잠깐 쓰고 말 이름이었다는 뜻이 아니다.</w:t>
      </w:r>
    </w:p>
  </w:footnote>
  <w:footnote w:id="8">
    <w:p w14:paraId="01DB6054" w14:textId="77777777" w:rsidR="00BE7B63" w:rsidRDefault="00BF6FE0">
      <w:pPr>
        <w:pStyle w:val="a7"/>
        <w:jc w:val="both"/>
      </w:pPr>
      <w:r>
        <w:rPr>
          <w:rStyle w:val="a6"/>
        </w:rPr>
        <w:footnoteRef/>
      </w:r>
      <w:r>
        <w:t xml:space="preserve">출 5:2; 7:5. 재앙과 홍해를 지나며 거듭 나오는 "나를 여호와인 줄 알리라"</w:t>
      </w:r>
      <w:del w:id="6037" w:author="Claude" w:date="2026-10-02T08:40:00Z">
        <w:r>
          <w:delText xml:space="preserve">(6:7; 14:4, 18 등)</w:delText>
        </w:r>
      </w:del>
      <w:ins w:id="6038" w:author="Claude" w:date="2026-10-02T08:40:00Z">
        <w:r>
          <w:t xml:space="preserve">(7:17; 14:4, 18 등)</w:t>
        </w:r>
      </w:ins>
      <w:r>
        <w:t xml:space="preserve">가 이른바 인식 형식구다.</w:t>
      </w:r>
    </w:p>
  </w:footnote>
  <w:footnote w:id="9">
    <w:p w14:paraId="580B1982" w14:textId="77777777" w:rsidR="00BE7B63" w:rsidRDefault="00BF6FE0">
      <w:pPr>
        <w:pStyle w:val="a7"/>
        <w:jc w:val="both"/>
      </w:pPr>
      <w:r>
        <w:rPr>
          <w:rStyle w:val="a6"/>
        </w:rPr>
        <w:footnoteRef/>
      </w:r>
      <w:r>
        <w:rPr>
          <w:rFonts w:ascii="SBL Hebrew" w:eastAsia="SBL Hebrew" w:hAnsi="SBL Hebrew" w:cs="SBL Hebrew"/>
        </w:rPr>
        <w:t xml:space="preserve">אֶהְיֶה‎</w:t>
      </w:r>
      <w:r>
        <w:t xml:space="preserve">는 출애굽기를 통틀어 </w:t>
      </w:r>
      <w:del w:id="6039" w:author="Claude" w:date="2026-10-02T08:40:00Z">
        <w:r>
          <w:delText xml:space="preserve">3:12, 3:14(세 번), 4:12, 4:15에만 나오며, 모두 3:11, 3:13, 4:10, 4:13의</w:delText>
        </w:r>
      </w:del>
      <w:ins w:id="6040" w:author="Claude" w:date="2026-10-02T08:40:00Z">
        <w:r>
          <w:t xml:space="preserve">3:12; 3:14(세 번); 4:12; 4:15에만 나오며, 모두 3:11; 3:13; 4:10; 4:13의</w:t>
        </w:r>
      </w:ins>
      <w:r>
        <w:t xml:space="preserve"> 물러섬에 답하시는 말씀 안에 있다. 4장의 두 절은 분포의 증거로만 쓴다.</w:t>
      </w:r>
    </w:p>
  </w:footnote>
  <w:footnote w:id="10">
    <w:p w14:paraId="3CDE6366" w14:textId="77777777" w:rsidR="00BE7B63" w:rsidRDefault="00BF6FE0">
      <w:pPr>
        <w:pStyle w:val="a7"/>
        <w:jc w:val="both"/>
      </w:pPr>
      <w:r>
        <w:rPr>
          <w:rStyle w:val="a6"/>
        </w:rPr>
        <w:footnoteRef/>
      </w:r>
      <w:r>
        <w:t xml:space="preserve">박철현은 </w:t>
      </w:r>
      <w:r>
        <w:rPr>
          <w:rFonts w:ascii="SBL Hebrew" w:eastAsia="SBL Hebrew" w:hAnsi="SBL Hebrew" w:cs="SBL Hebrew"/>
        </w:rPr>
        <w:t xml:space="preserve">אֲשֶׁר‎</w:t>
      </w:r>
      <w:r>
        <w:t xml:space="preserve">를 이유절로 읽어 14절 상반절을 "내가 [너와] 함께 있을 것이기 때문에"로 옮긴다. </w:t>
      </w:r>
      <w:del w:id="6041" w:author="Claude" w:date="2026-10-02T08:40:00Z">
        <w:r>
          <w:delText xml:space="preserve">"출애굽기 3장 13-15절의 하나님의 이름에 대한 연구," 「구약논집」</w:delText>
        </w:r>
      </w:del>
      <w:ins w:id="6042" w:author="Claude" w:date="2026-10-02T08:40:00Z">
        <w:r>
          <w:t xml:space="preserve">「출애굽기 3장 13-15절의 하나님의 이름에 대한 연구」, 『구약논집』</w:t>
        </w:r>
      </w:ins>
      <w:r>
        <w:t xml:space="preserve"> 24 (2022): 131-170. 이 글은 </w:t>
      </w:r>
      <w:r>
        <w:rPr>
          <w:rFonts w:ascii="SBL Hebrew" w:eastAsia="SBL Hebrew" w:hAnsi="SBL Hebrew" w:cs="SBL Hebrew"/>
        </w:rPr>
        <w:t xml:space="preserve">אֲשֶׁר‎</w:t>
      </w:r>
      <w:r>
        <w:t xml:space="preserve">의 읽기가 아니라 </w:t>
      </w:r>
      <w:del w:id="6043" w:author="Claude" w:date="2026-10-02T08:40:00Z">
        <w:r>
          <w:delText xml:space="preserve">같은 동사의 분포에서 같은 결론에 이른다.</w:delText>
        </w:r>
      </w:del>
      <w:ins w:id="6044" w:author="Claude" w:date="2026-10-02T08:40:00Z">
        <w:r>
          <w:t xml:space="preserve">같은 동사의 분포에서 출발하되, 14절을 12절의 약속과 함께 읽는다는 데서 같은 결론에 이른다.</w:t>
        </w:r>
      </w:ins>
    </w:p>
  </w:footnote>
  <w:footnote w:id="11">
    <w:p w14:paraId="3A98225C" w14:textId="77777777" w:rsidR="00BE7B63" w:rsidRDefault="00BF6FE0">
      <w:pPr>
        <w:pStyle w:val="a7"/>
        <w:jc w:val="both"/>
      </w:pPr>
      <w:r>
        <w:rPr>
          <w:rStyle w:val="a6"/>
        </w:rPr>
        <w:footnoteRef/>
      </w:r>
      <w:r>
        <w:rPr>
          <w:rFonts w:ascii="Times New Roman" w:eastAsia="Times New Roman" w:hAnsi="Times New Roman" w:cs="Times New Roman"/>
        </w:rPr>
        <w:t xml:space="preserve">Jack R. Lundbom, "God's Use of the Idem per Idem to Terminate Debate," </w:t>
      </w:r>
      <w:r>
        <w:rPr>
          <w:rFonts w:ascii="Times New Roman" w:eastAsia="Times New Roman" w:hAnsi="Times New Roman" w:cs="Times New Roman"/>
          <w:i/>
          <w:iCs/>
        </w:rPr>
        <w:t>Harvard Theological Review</w:t>
      </w:r>
      <w:r>
        <w:rPr>
          <w:rFonts w:ascii="Times New Roman" w:eastAsia="Times New Roman" w:hAnsi="Times New Roman" w:cs="Times New Roman"/>
        </w:rPr>
        <w:t xml:space="preserve"> 71, nos. 3-4 (1978): 193.</w:t>
      </w:r>
    </w:p>
  </w:footnote>
  <w:footnote w:id="12">
    <w:p w14:paraId="796B093F" w14:textId="77777777" w:rsidR="00BE7B63" w:rsidRDefault="00BF6FE0">
      <w:pPr>
        <w:pStyle w:val="a7"/>
        <w:jc w:val="both"/>
      </w:pPr>
      <w:r>
        <w:rPr>
          <w:rStyle w:val="a6"/>
        </w:rPr>
        <w:footnoteRef/>
      </w:r>
      <w:r>
        <w:t xml:space="preserve">칠십인역 </w:t>
      </w:r>
      <w:r>
        <w:rPr>
          <w:rFonts w:ascii="Times New Roman" w:eastAsia="Times New Roman" w:hAnsi="Times New Roman" w:cs="Times New Roman"/>
        </w:rPr>
        <w:t xml:space="preserve">ἐγώ εἰμι ὁ ὤν</w:t>
      </w:r>
      <w:del w:id="6045" w:author="Claude" w:date="2026-10-02T08:40:00Z">
        <w:r>
          <w:delText xml:space="preserve">, 아퀼라·테오도티온 </w:delText>
        </w:r>
      </w:del>
      <w:ins w:id="6046" w:author="Claude" w:date="2026-10-02T08:40:00Z">
        <w:r>
          <w:t xml:space="preserve">은 자존 쪽, 아퀼라·테오도티온 </w:t>
        </w:r>
      </w:ins>
      <w:r>
        <w:rPr>
          <w:rFonts w:ascii="Times New Roman" w:eastAsia="Times New Roman" w:hAnsi="Times New Roman" w:cs="Times New Roman"/>
        </w:rPr>
        <w:t xml:space="preserve">ἔσομαι</w:t>
      </w:r>
      <w:del w:id="6047" w:author="Claude" w:date="2026-10-02T08:40:00Z">
        <w:r>
          <w:delText xml:space="preserve">. 권성달, "출애굽기 3:14의 번역," 7-31.</w:delText>
        </w:r>
      </w:del>
      <w:ins w:id="6048" w:author="Claude" w:date="2026-10-02T08:40:00Z">
        <w:r>
          <w:t xml:space="preserve">는 앞날 쪽이다. 권성달, 「출애굽기 3:14의 번역」, 7-31.</w:t>
        </w:r>
      </w:ins>
    </w:p>
  </w:footnote>
  <w:footnote w:id="13">
    <w:p w14:paraId="1A4EB052" w14:textId="77777777" w:rsidR="00BE7B63" w:rsidRDefault="00BF6FE0">
      <w:pPr>
        <w:pStyle w:val="a7"/>
        <w:jc w:val="both"/>
      </w:pPr>
      <w:r>
        <w:rPr>
          <w:rStyle w:val="a6"/>
        </w:rPr>
        <w:footnoteRef/>
      </w:r>
      <w:r>
        <w:t xml:space="preserve">12절의 "이것"(</w:t>
      </w:r>
      <w:r>
        <w:rPr>
          <w:rFonts w:ascii="SBL Hebrew" w:eastAsia="SBL Hebrew" w:hAnsi="SBL Hebrew" w:cs="SBL Hebrew"/>
        </w:rPr>
        <w:t xml:space="preserve">זֶה‎</w:t>
      </w:r>
      <w:r>
        <w:t xml:space="preserve">)은 떨기나무 광경, 앞의 약속, 뒤의 섬김 가운데 무엇인가. 셋째로 본다. "이것이 네게 표징이니"(</w:t>
      </w:r>
      <w:r>
        <w:rPr>
          <w:rFonts w:ascii="SBL Hebrew" w:eastAsia="SBL Hebrew" w:hAnsi="SBL Hebrew" w:cs="SBL Hebrew"/>
        </w:rPr>
        <w:t xml:space="preserve">וְזֶה־לְּךָ הָאוֹת‎</w:t>
      </w:r>
      <w:r>
        <w:t xml:space="preserve">)가 </w:t>
      </w:r>
      <w:del w:id="6049" w:author="Claude" w:date="2026-10-02T08:40:00Z">
        <w:r>
          <w:delText xml:space="preserve">삼상 2:34와 왕하 19:29에서도</w:delText>
        </w:r>
      </w:del>
      <w:ins w:id="6050" w:author="Claude" w:date="2026-10-02T08:40:00Z">
        <w:r>
          <w:t xml:space="preserve">삼상 2:34, 왕하 19:29, 사 38:7에서도</w:t>
        </w:r>
      </w:ins>
      <w:r>
        <w:t xml:space="preserve"> 뒤에 올 일을 가리키기 때문이다.</w:t>
      </w:r>
    </w:p>
  </w:footnote>
  <w:footnote w:id="14">
    <w:p w14:paraId="57CF0C22" w14:textId="77777777" w:rsidR="00BE7B63" w:rsidRDefault="00BF6FE0">
      <w:pPr>
        <w:pStyle w:val="a7"/>
        <w:jc w:val="both"/>
      </w:pPr>
      <w:r>
        <w:rPr>
          <w:rStyle w:val="a6"/>
        </w:rPr>
        <w:footnoteRef/>
      </w:r>
      <w:r>
        <w:t xml:space="preserve">렘 1:5 "모태에 짓기 전에 너를 알았고." 예레미야의 소명 기사는 부름받는 사람 이야기로 시작하지만 출애굽기 3장은 그러지 않는다.</w:t>
      </w:r>
    </w:p>
  </w:footnote>
  <w:footnote w:id="15">
    <w:p w14:paraId="3D116618" w14:textId="77777777" w:rsidR="00BE7B63" w:rsidRDefault="00BF6FE0">
      <w:pPr>
        <w:pStyle w:val="a7"/>
        <w:jc w:val="both"/>
      </w:pPr>
      <w:r>
        <w:rPr>
          <w:rStyle w:val="a6"/>
        </w:rPr>
        <w:footnoteRef/>
      </w:r>
      <w:r>
        <w:t>출 3:3-4.</w:t>
      </w:r>
    </w:p>
  </w:footnote>
  <w:footnote w:id="16">
    <w:p w14:paraId="5F867637" w14:textId="77777777" w:rsidR="00B57E53" w:rsidRDefault="00BF6FE0">
      <w:pPr>
        <w:pStyle w:val="a7"/>
        <w:jc w:val="both"/>
      </w:pPr>
      <w:r>
        <w:rPr>
          <w:rStyle w:val="a6"/>
        </w:rPr>
        <w:footnoteRef/>
      </w:r>
      <w:r>
        <w:t xml:space="preserve">민 33:4도 "여호와께서 그들의 신들에게도 벌을 주셨더라" 한다.</w:t>
      </w:r>
    </w:p>
  </w:footnote>
  <w:footnote w:id="17">
    <w:p w14:paraId="44721178" w14:textId="77777777" w:rsidR="00BE7B63" w:rsidRDefault="00BF6FE0">
      <w:pPr>
        <w:pStyle w:val="a7"/>
        <w:jc w:val="both"/>
      </w:pPr>
      <w:r>
        <w:rPr>
          <w:rStyle w:val="a6"/>
        </w:rPr>
        <w:footnoteRef/>
      </w:r>
      <w:r>
        <w:t xml:space="preserve">레 24:10-16의 사건은 그 금지가 빈말이 아니었음을 보여 준다.</w:t>
      </w:r>
    </w:p>
  </w:footnote>
  <w:footnote w:id="18">
    <w:p w14:paraId="6714FB3D" w14:textId="77777777" w:rsidR="00BE7B63" w:rsidRDefault="00BF6FE0">
      <w:pPr>
        <w:pStyle w:val="a7"/>
        <w:jc w:val="both"/>
      </w:pPr>
      <w:r>
        <w:rPr>
          <w:rStyle w:val="a6"/>
        </w:rPr>
        <w:footnoteRef/>
      </w:r>
      <w:r>
        <w:t xml:space="preserve">"내려오다"는 3장 8절 "내가 내려가서"(</w:t>
      </w:r>
      <w:r>
        <w:rPr>
          <w:rFonts w:ascii="SBL Hebrew" w:eastAsia="SBL Hebrew" w:hAnsi="SBL Hebrew" w:cs="SBL Hebrew"/>
        </w:rPr>
        <w:t xml:space="preserve">וָאֵרֵד‎</w:t>
      </w:r>
      <w:r>
        <w:t xml:space="preserve">)에서 가져온, 같은 소명 기사의 말이다.</w:t>
      </w:r>
    </w:p>
  </w:footnote>
  <w:footnote w:id="19">
    <w:p w14:paraId="2AF73A6A" w14:textId="77777777" w:rsidR="00BE7B63" w:rsidRDefault="00BF6FE0">
      <w:pPr>
        <w:pStyle w:val="a7"/>
        <w:jc w:val="both"/>
      </w:pPr>
      <w:r>
        <w:rPr>
          <w:rStyle w:val="a6"/>
        </w:rPr>
        <w:footnoteRef/>
      </w:r>
      <w:r>
        <w:rPr>
          <w:rFonts w:ascii="Times New Roman" w:eastAsia="Times New Roman" w:hAnsi="Times New Roman" w:cs="Times New Roman"/>
        </w:rPr>
        <w:t xml:space="preserve">John Calvin, </w:t>
      </w:r>
      <w:r>
        <w:rPr>
          <w:rFonts w:ascii="Times New Roman" w:eastAsia="Times New Roman" w:hAnsi="Times New Roman" w:cs="Times New Roman"/>
          <w:i/>
          <w:iCs/>
        </w:rPr>
        <w:t xml:space="preserve">Commentaries on the </w:t>
      </w:r>
      <w:del w:id="6051" w:author="Claude" w:date="2026-10-02T08:40:00Z">
        <w:r>
          <w:rPr>
            <w:rFonts w:ascii="Times New Roman" w:eastAsia="Times New Roman" w:hAnsi="Times New Roman" w:cs="Times New Roman"/>
            <w:i/>
            <w:iCs/>
          </w:rPr>
          <w:delText xml:space="preserve">Four Last Books of Moses</w:delText>
        </w:r>
      </w:del>
      <w:ins w:id="6052" w:author="Claude" w:date="2026-10-02T08:40:00Z">
        <w:r>
          <w:rPr>
            <w:rFonts w:ascii="Times New Roman" w:eastAsia="Times New Roman" w:hAnsi="Times New Roman" w:cs="Times New Roman"/>
            <w:i/>
            <w:iCs/>
          </w:rPr>
          <w:t xml:space="preserve">Four Last Books of Moses Arranged in the Form of a Harmony</w:t>
        </w:r>
      </w:ins>
      <w:r>
        <w:rPr>
          <w:rFonts w:ascii="Times New Roman" w:eastAsia="Times New Roman" w:hAnsi="Times New Roman" w:cs="Times New Roman"/>
        </w:rPr>
        <w:t xml:space="preserve">, trans. C. W. Bingham, vol. 1 </w:t>
      </w:r>
      <w:del w:id="6053" w:author="Claude" w:date="2026-10-02T08:40:00Z">
        <w:r>
          <w:rPr>
            <w:rFonts w:ascii="Times New Roman" w:eastAsia="Times New Roman" w:hAnsi="Times New Roman" w:cs="Times New Roman"/>
          </w:rPr>
          <w:delText xml:space="preserve">(Grand Rapids: Eerdmans, 1950)</w:delText>
        </w:r>
      </w:del>
      <w:ins w:id="6054" w:author="Claude" w:date="2026-10-02T08:40:00Z">
        <w:r>
          <w:rPr>
            <w:rFonts w:ascii="Times New Roman" w:eastAsia="Times New Roman" w:hAnsi="Times New Roman" w:cs="Times New Roman"/>
          </w:rPr>
          <w:t xml:space="preserve">(1852; repr., Grand Rapids: Eerdmans, 1950)</w:t>
        </w:r>
      </w:ins>
      <w:r>
        <w:rPr>
          <w:rFonts w:ascii="Times New Roman" w:eastAsia="Times New Roman" w:hAnsi="Times New Roman" w:cs="Times New Roman"/>
        </w:rPr>
        <w:t xml:space="preserve">, on Exod. 3:14-15.</w:t>
      </w:r>
    </w:p>
  </w:footnote>
  <w:footnote w:id="20">
    <w:p w14:paraId="6988B385" w14:textId="77777777" w:rsidR="00BE7B63" w:rsidRDefault="00BF6FE0">
      <w:pPr>
        <w:pStyle w:val="a7"/>
        <w:jc w:val="both"/>
      </w:pPr>
      <w:r>
        <w:rPr>
          <w:rStyle w:val="a6"/>
        </w:rPr>
        <w:footnoteRef/>
      </w:r>
      <w:r>
        <w:rPr>
          <w:rFonts w:ascii="Times New Roman" w:eastAsia="Times New Roman" w:hAnsi="Times New Roman" w:cs="Times New Roman"/>
        </w:rPr>
        <w:t xml:space="preserve">Ellen J. van Wolde, "Not the Name Alone: A Linguistic Study of Exodus 3:14-15," </w:t>
      </w:r>
      <w:r>
        <w:rPr>
          <w:rFonts w:ascii="Times New Roman" w:eastAsia="Times New Roman" w:hAnsi="Times New Roman" w:cs="Times New Roman"/>
          <w:i/>
          <w:iCs/>
        </w:rPr>
        <w:t>Vetus Testamentum</w:t>
      </w:r>
      <w:r>
        <w:rPr>
          <w:rFonts w:ascii="Times New Roman" w:eastAsia="Times New Roman" w:hAnsi="Times New Roman" w:cs="Times New Roman"/>
        </w:rPr>
        <w:t xml:space="preserve"> 71, nos. 4-5 (2021): </w:t>
      </w:r>
      <w:del w:id="6055" w:author="Claude" w:date="2026-10-02T08:40:00Z">
        <w:r>
          <w:rPr>
            <w:rFonts w:ascii="Times New Roman" w:eastAsia="Times New Roman" w:hAnsi="Times New Roman" w:cs="Times New Roman"/>
          </w:rPr>
          <w:delText xml:space="preserve">784-800, 795-98</w:delText>
        </w:r>
      </w:del>
      <w:ins w:id="6056" w:author="Claude" w:date="2026-10-02T08:40:00Z">
        <w:r>
          <w:rPr>
            <w:rFonts w:ascii="Times New Roman" w:eastAsia="Times New Roman" w:hAnsi="Times New Roman" w:cs="Times New Roman"/>
          </w:rPr>
          <w:t xml:space="preserve">795-98</w:t>
        </w:r>
      </w:ins>
      <w:r>
        <w:rPr>
          <w:rFonts w:ascii="Times New Roman" w:eastAsia="Times New Roman" w:hAnsi="Times New Roman" w:cs="Times New Roman"/>
        </w:rPr>
        <w:t xml:space="preserve">.</w:t>
      </w:r>
    </w:p>
  </w:footnote>
  <w:footnote w:id="21">
    <w:p w14:paraId="6CC62C0B" w14:textId="77777777" w:rsidR="00BE7B63" w:rsidRDefault="00BF6FE0">
      <w:pPr>
        <w:pStyle w:val="a7"/>
        <w:jc w:val="both"/>
        <w:rPr>
          <w:ins w:id="6026" w:author="Claude" w:date="2026-10-02T08:40:00Z"/>
        </w:rPr>
      </w:pPr>
      <w:ins w:id="6028" w:author="Claude" w:date="2026-10-02T08:40:00Z">
        <w:r>
          <w:rPr>
            <w:rStyle w:val="a6"/>
          </w:rPr>
          <w:footnoteRef/>
        </w:r>
      </w:ins>
      <w:ins w:id="6027" w:author="Claude" w:date="2026-10-02T08:40:00Z">
        <w:r>
          <w:t xml:space="preserve">시 135:13(</w:t>
        </w:r>
        <w:r>
          <w:rPr>
            <w:rFonts w:ascii="SBL Hebrew" w:eastAsia="SBL Hebrew" w:hAnsi="SBL Hebrew" w:cs="SBL Hebrew"/>
          </w:rPr>
          <w:t xml:space="preserve">יְהוָה שִׁמְךָ לְעוֹלָם יְהוָה זִכְרְךָ לְדֹר־וָדֹר‎</w:t>
        </w:r>
        <w:r>
          <w:t xml:space="preserve">)은 쉠과 제케르를 평행법으로 짝지어 둘 다 여호와께 붙인다. 두 "이것"을 한 가지로 읽는 쪽의 가장 강한 근거다. 그러나 15절은 여호와 뒤에 조상들의 하나님이라는 칭호를 붙인 다음에야 "이것"을 둘 쓴다. 가리킬 것이 둘인 자리다. 설령 둘을 하나로 읽어도 같은 한 분을 대대로 기억하라는 말이니 논지는 그대로다. 이 답은 본인의 것이다.</w:t>
        </w:r>
      </w:ins>
    </w:p>
  </w:footnote>
  <w:footnote w:id="22">
    <w:p w14:paraId="01DB6054" w14:textId="77777777" w:rsidR="00BE7B63" w:rsidRDefault="00BF6FE0">
      <w:pPr>
        <w:pStyle w:val="a7"/>
        <w:jc w:val="both"/>
      </w:pPr>
      <w:r>
        <w:rPr>
          <w:rStyle w:val="a6"/>
        </w:rPr>
        <w:footnoteRef/>
      </w:r>
      <w:r>
        <w:t xml:space="preserve">개역개정은 25절 끝의 "아셨다"(</w:t>
      </w:r>
      <w:r>
        <w:rPr>
          <w:rFonts w:ascii="SBL Hebrew" w:eastAsia="SBL Hebrew" w:hAnsi="SBL Hebrew" w:cs="SBL Hebrew"/>
        </w:rPr>
        <w:t xml:space="preserve">וַיֵּדַע‎</w:t>
      </w:r>
      <w:r>
        <w:t xml:space="preserve">)도 "기억하셨더라"로 옮기지만 원문의 자카르는 24절에만 있다.</w:t>
      </w:r>
    </w:p>
  </w:footnote>
  <w:footnote w:id="23">
    <w:p w14:paraId="2D8530E6" w14:textId="77777777" w:rsidR="00BE7B63" w:rsidRDefault="00BF6FE0">
      <w:pPr>
        <w:pStyle w:val="a7"/>
        <w:jc w:val="both"/>
      </w:pPr>
      <w:r>
        <w:rPr>
          <w:rStyle w:val="a6"/>
        </w:rPr>
        <w:footnoteRef/>
      </w:r>
      <w:del w:id="6057" w:author="Claude" w:date="2026-10-02T08:40:00Z">
        <w:r>
          <w:delText xml:space="preserve">「웨스트민스터 신앙고백서」</w:delText>
        </w:r>
      </w:del>
      <w:ins w:id="6058" w:author="Claude" w:date="2026-10-02T08:40:00Z">
        <w:r>
          <w:t xml:space="preserve">『웨스트민스터 신앙고백서』</w:t>
        </w:r>
      </w:ins>
      <w:r>
        <w:t xml:space="preserve"> 1.9.</w:t>
      </w:r>
    </w:p>
  </w:footnote>
  <w:footnote w:id="24">
    <w:p w14:paraId="69B1A2BF" w14:textId="77777777" w:rsidR="00BE7B63" w:rsidRDefault="00BF6FE0">
      <w:pPr>
        <w:pStyle w:val="a7"/>
        <w:jc w:val="both"/>
      </w:pPr>
      <w:r>
        <w:rPr>
          <w:rStyle w:val="a6"/>
        </w:rPr>
        <w:footnoteRef/>
      </w:r>
      <w:r>
        <w:rPr>
          <w:rFonts w:ascii="Times New Roman" w:eastAsia="Times New Roman" w:hAnsi="Times New Roman" w:cs="Times New Roman"/>
        </w:rPr>
        <w:t xml:space="preserve">Geerhardus Vos, </w:t>
      </w:r>
      <w:r>
        <w:rPr>
          <w:rFonts w:ascii="Times New Roman" w:eastAsia="Times New Roman" w:hAnsi="Times New Roman" w:cs="Times New Roman"/>
          <w:i/>
          <w:iCs/>
        </w:rPr>
        <w:t>Biblical Theology: Old and New Testaments</w:t>
      </w:r>
      <w:r>
        <w:rPr>
          <w:rFonts w:ascii="Times New Roman" w:eastAsia="Times New Roman" w:hAnsi="Times New Roman" w:cs="Times New Roman"/>
        </w:rPr>
        <w:t xml:space="preserve"> (Grand Rapids: Eerdmans, 1948), 5-7.</w:t>
      </w:r>
    </w:p>
  </w:footnote>
  <w:footnote w:id="25">
    <w:p w14:paraId="5EBD6642" w14:textId="77777777" w:rsidR="00BE7B63" w:rsidRDefault="00BF6FE0">
      <w:pPr>
        <w:pStyle w:val="a7"/>
        <w:jc w:val="both"/>
      </w:pPr>
      <w:r>
        <w:rPr>
          <w:rStyle w:val="a6"/>
        </w:rPr>
        <w:footnoteRef/>
      </w:r>
      <w:del w:id="6059" w:author="Claude" w:date="2026-10-02T08:40:00Z">
        <w:r>
          <w:delText xml:space="preserve">신 31:23도 3:12와 똑같은 말 </w:delText>
        </w:r>
      </w:del>
      <w:ins w:id="6060" w:author="Claude" w:date="2026-10-02T08:40:00Z">
        <w:r>
          <w:t xml:space="preserve">창 26:3 </w:t>
        </w:r>
        <w:r>
          <w:rPr>
            <w:rFonts w:ascii="SBL Hebrew" w:eastAsia="SBL Hebrew" w:hAnsi="SBL Hebrew" w:cs="SBL Hebrew"/>
          </w:rPr>
          <w:t xml:space="preserve">וְאֶהְיֶה עִמְּךָ‎</w:t>
        </w:r>
        <w:r>
          <w:t xml:space="preserve">(이삭), 창 31:3 </w:t>
        </w:r>
        <w:r>
          <w:rPr>
            <w:rFonts w:ascii="SBL Hebrew" w:eastAsia="SBL Hebrew" w:hAnsi="SBL Hebrew" w:cs="SBL Hebrew"/>
          </w:rPr>
          <w:t xml:space="preserve">וְאֶהְיֶה עִמָּךְ‎</w:t>
        </w:r>
        <w:r>
          <w:t xml:space="preserve">(야곱). 신 31:23은 3:12와 똑같은 말 </w:t>
        </w:r>
      </w:ins>
      <w:r>
        <w:rPr>
          <w:rFonts w:ascii="SBL Hebrew" w:eastAsia="SBL Hebrew" w:hAnsi="SBL Hebrew" w:cs="SBL Hebrew"/>
        </w:rPr>
        <w:t xml:space="preserve">אֶהְיֶה עִמָּךְ‎</w:t>
      </w:r>
      <w:r>
        <w:t xml:space="preserve">을 쓴다. 모세에게 하신 약속이 같은 말 그대로 다음 세대에 전해졌다.</w:t>
      </w:r>
    </w:p>
  </w:footnote>
  <w:footnote w:id="26">
    <w:p w14:paraId="01DB6054" w14:textId="77777777" w:rsidR="00BE7B63" w:rsidRDefault="00BF6FE0">
      <w:pPr>
        <w:pStyle w:val="a7"/>
        <w:jc w:val="both"/>
      </w:pPr>
      <w:r>
        <w:rPr>
          <w:rStyle w:val="a6"/>
        </w:rPr>
        <w:footnoteRef/>
      </w:r>
      <w:del w:id="6061" w:author="Claude" w:date="2026-10-02T08:40:00Z">
        <w:r>
          <w:delText xml:space="preserve">12절 "섬기리라"(</w:delText>
        </w:r>
      </w:del>
      <w:ins w:id="6062" w:author="Claude" w:date="2026-10-02T08:40:00Z">
        <w:r>
          <w:t xml:space="preserve">12절 "섬길 것이다"(</w:t>
        </w:r>
      </w:ins>
      <w:r>
        <w:rPr>
          <w:rFonts w:ascii="SBL Hebrew" w:eastAsia="SBL Hebrew" w:hAnsi="SBL Hebrew" w:cs="SBL Hebrew"/>
        </w:rPr>
        <w:t xml:space="preserve">תַּעַבְדוּן‎</w:t>
      </w:r>
      <w:r>
        <w:t xml:space="preserve">)는 바로에게 거듭 전하는 "나를 섬길 것이니라"</w:t>
      </w:r>
      <w:del w:id="6063" w:author="Claude" w:date="2026-10-02T08:40:00Z">
        <w:r>
          <w:delText xml:space="preserve">(7:16; 8:1; 9:1)</w:delText>
        </w:r>
      </w:del>
      <w:ins w:id="6064" w:author="Claude" w:date="2026-10-02T08:40:00Z">
        <w:r>
          <w:t xml:space="preserve">(7:16; 8:1[마소라 본문 7:26]; 9:1)</w:t>
        </w:r>
      </w:ins>
      <w:r>
        <w:t xml:space="preserve">와 같은 동사(</w:t>
      </w:r>
      <w:r>
        <w:rPr>
          <w:rFonts w:ascii="SBL Hebrew" w:eastAsia="SBL Hebrew" w:hAnsi="SBL Hebrew" w:cs="SBL Hebrew"/>
        </w:rPr>
        <w:t xml:space="preserve">עבד‎</w:t>
      </w:r>
      <w:r>
        <w:t xml:space="preserve">)다. 20:24 "내가 내 이름을 기념하게 하는 모든 곳에서"의 "기념하게 하다"(</w:t>
      </w:r>
      <w:r>
        <w:rPr>
          <w:rFonts w:ascii="SBL Hebrew" w:eastAsia="SBL Hebrew" w:hAnsi="SBL Hebrew" w:cs="SBL Hebrew"/>
        </w:rPr>
        <w:t xml:space="preserve">אַזְכִּיר‎</w:t>
      </w:r>
      <w:r>
        <w:t xml:space="preserve">)도 15절 "기억"과 뿌리가 같다.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40BE0"/>
    <w:multiLevelType w:val="hybridMultilevel"/>
    <w:tmpl w:val="9FE8F624"/>
    <w:lvl w:ilvl="0" w:tplc="539C0862">
      <w:start w:val="1"/>
      <w:numFmt w:val="bullet"/>
      <w:lvlText w:val="●"/>
      <w:lvlJc w:val="left"/>
      <w:pPr>
        <w:ind w:left="720" w:hanging="360"/>
      </w:pPr>
    </w:lvl>
    <w:lvl w:ilvl="1" w:tplc="13CCC4BE">
      <w:start w:val="1"/>
      <w:numFmt w:val="bullet"/>
      <w:lvlText w:val="○"/>
      <w:lvlJc w:val="left"/>
      <w:pPr>
        <w:ind w:left="1440" w:hanging="360"/>
      </w:pPr>
    </w:lvl>
    <w:lvl w:ilvl="2" w:tplc="5FAA904E">
      <w:start w:val="1"/>
      <w:numFmt w:val="bullet"/>
      <w:lvlText w:val="■"/>
      <w:lvlJc w:val="left"/>
      <w:pPr>
        <w:ind w:left="2160" w:hanging="360"/>
      </w:pPr>
    </w:lvl>
    <w:lvl w:ilvl="3" w:tplc="99BC30DE">
      <w:start w:val="1"/>
      <w:numFmt w:val="bullet"/>
      <w:lvlText w:val="●"/>
      <w:lvlJc w:val="left"/>
      <w:pPr>
        <w:ind w:left="2880" w:hanging="360"/>
      </w:pPr>
    </w:lvl>
    <w:lvl w:ilvl="4" w:tplc="1486DB9C">
      <w:start w:val="1"/>
      <w:numFmt w:val="bullet"/>
      <w:lvlText w:val="○"/>
      <w:lvlJc w:val="left"/>
      <w:pPr>
        <w:ind w:left="3600" w:hanging="360"/>
      </w:pPr>
    </w:lvl>
    <w:lvl w:ilvl="5" w:tplc="8E4C953E">
      <w:start w:val="1"/>
      <w:numFmt w:val="bullet"/>
      <w:lvlText w:val="■"/>
      <w:lvlJc w:val="left"/>
      <w:pPr>
        <w:ind w:left="4320" w:hanging="360"/>
      </w:pPr>
    </w:lvl>
    <w:lvl w:ilvl="6" w:tplc="0A32678C">
      <w:start w:val="1"/>
      <w:numFmt w:val="bullet"/>
      <w:lvlText w:val="●"/>
      <w:lvlJc w:val="left"/>
      <w:pPr>
        <w:ind w:left="5040" w:hanging="360"/>
      </w:pPr>
    </w:lvl>
    <w:lvl w:ilvl="7" w:tplc="0780F2D2">
      <w:start w:val="1"/>
      <w:numFmt w:val="bullet"/>
      <w:lvlText w:val="●"/>
      <w:lvlJc w:val="left"/>
      <w:pPr>
        <w:ind w:left="5760" w:hanging="360"/>
      </w:pPr>
    </w:lvl>
    <w:lvl w:ilvl="8" w:tplc="125C9D64">
      <w:start w:val="1"/>
      <w:numFmt w:val="bullet"/>
      <w:lvlText w:val="●"/>
      <w:lvlJc w:val="left"/>
      <w:pPr>
        <w:ind w:left="6480" w:hanging="360"/>
      </w:pPr>
    </w:lvl>
  </w:abstractNum>
  <w:num w:numId="1" w16cid:durableId="2116056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E17"/>
    <w:rsid w:val="00102A0E"/>
    <w:rsid w:val="001562EC"/>
    <w:rsid w:val="002433A6"/>
    <w:rsid w:val="00424A4B"/>
    <w:rsid w:val="004468B0"/>
    <w:rsid w:val="005C4A97"/>
    <w:rsid w:val="00626B73"/>
    <w:rsid w:val="00666E5F"/>
    <w:rsid w:val="00763DF1"/>
    <w:rsid w:val="007D2613"/>
    <w:rsid w:val="007E12C7"/>
    <w:rsid w:val="00837774"/>
    <w:rsid w:val="009F674F"/>
    <w:rsid w:val="00AA41FF"/>
    <w:rsid w:val="00AD2FD2"/>
    <w:rsid w:val="00B57E53"/>
    <w:rsid w:val="00B73FA1"/>
    <w:rsid w:val="00BE7B63"/>
    <w:rsid w:val="00BF6FE0"/>
    <w:rsid w:val="00C16D2F"/>
    <w:rsid w:val="00C54AE7"/>
    <w:rsid w:val="00FE3E1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746C7"/>
  <w15:docId w15:val="{153B64A3-3D2A-4F21-8871-B9B06FADC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함초롬바탕" w:eastAsia="함초롬바탕" w:hAnsi="함초롬바탕" w:cs="함초롬바탕"/>
        <w:lang w:val="en-US" w:eastAsia="ko-K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b/>
      <w:bCs/>
      <w:color w:val="000000"/>
      <w:sz w:val="26"/>
      <w:szCs w:val="26"/>
    </w:rPr>
  </w:style>
  <w:style w:type="paragraph" w:styleId="2">
    <w:name w:val="heading 2"/>
    <w:uiPriority w:val="9"/>
    <w:semiHidden/>
    <w:unhideWhenUsed/>
    <w:qFormat/>
    <w:pPr>
      <w:outlineLvl w:val="1"/>
    </w:pPr>
    <w:rPr>
      <w:b/>
      <w:bCs/>
      <w:color w:val="000000"/>
      <w:sz w:val="22"/>
      <w:szCs w:val="2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rFonts w:ascii="함초롬바탕" w:eastAsia="함초롬바탕" w:hAnsi="함초롬바탕" w:cs="함초롬바탕"/>
      <w:sz w:val="16"/>
      <w:szCs w:val="16"/>
      <w:vertAlign w:val="superscript"/>
    </w:rPr>
  </w:style>
  <w:style w:type="paragraph" w:styleId="a7">
    <w:name w:val="footnote text"/>
    <w:link w:val="Char"/>
    <w:uiPriority w:val="99"/>
    <w:semiHidden/>
    <w:unhideWhenUsed/>
    <w:pPr>
      <w:spacing w:line="240" w:lineRule="exact"/>
    </w:pPr>
    <w:rPr>
      <w:sz w:val="16"/>
      <w:szCs w:val="16"/>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line="240" w:lineRule="auto"/>
    </w:p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AA41FF"/>
    <w:pPr>
      <w:tabs>
        <w:tab w:val="center" w:pos="4513"/>
        <w:tab w:val="right" w:pos="9026"/>
      </w:tabs>
      <w:snapToGrid w:val="0"/>
    </w:pPr>
  </w:style>
  <w:style w:type="character" w:customStyle="1" w:styleId="Char1">
    <w:name w:val="머리글 Char"/>
    <w:basedOn w:val="a0"/>
    <w:link w:val="aa"/>
    <w:uiPriority w:val="99"/>
    <w:rsid w:val="00AA41FF"/>
  </w:style>
  <w:style w:type="paragraph" w:styleId="ab">
    <w:name w:val="footer"/>
    <w:basedOn w:val="a"/>
    <w:link w:val="Char2"/>
    <w:uiPriority w:val="99"/>
    <w:unhideWhenUsed/>
    <w:rsid w:val="00AA41FF"/>
    <w:pPr>
      <w:tabs>
        <w:tab w:val="center" w:pos="4513"/>
        <w:tab w:val="right" w:pos="9026"/>
      </w:tabs>
      <w:snapToGrid w:val="0"/>
    </w:pPr>
  </w:style>
  <w:style w:type="character" w:customStyle="1" w:styleId="Char2">
    <w:name w:val="바닥글 Char"/>
    <w:basedOn w:val="a0"/>
    <w:link w:val="ab"/>
    <w:uiPriority w:val="99"/>
    <w:rsid w:val="00AA4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1501</Words>
  <Characters>8558</Characters>
  <Application>Microsoft Office Word</Application>
  <DocSecurity>0</DocSecurity>
  <Lines>71</Lines>
  <Paragraphs>20</Paragraphs>
  <ScaleCrop>false</ScaleCrop>
  <Company/>
  <LinksUpToDate>false</LinksUpToDate>
  <CharactersWithSpaces>10039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출애굽기 3장 11-15절 주해보고서 수정안41</dc:title>
  <dc:creator>윤삼문</dc:creator>
  <cp:lastModifiedBy>윤삼문</cp:lastModifiedBy>
  <cp:revision>9</cp:revision>
  <dcterms:created xsi:type="dcterms:W3CDTF">2026-08-27T09:35:00Z</dcterms:created>
  <dcterms:modified xsi:type="dcterms:W3CDTF">2026-10-02T08:40:00Z</dcterms:modified>
</cp:coreProperties>
</file>